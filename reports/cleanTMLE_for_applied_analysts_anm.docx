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CABB" w14:textId="77777777" w:rsidR="00751267" w:rsidRDefault="00000000">
      <w:pPr>
        <w:pStyle w:val="Title"/>
      </w:pPr>
      <w:r>
        <w:t>cleanTMLE for Applied Analysts</w:t>
      </w:r>
    </w:p>
    <w:p w14:paraId="0EA64EF7" w14:textId="77777777" w:rsidR="00751267" w:rsidRDefault="00000000">
      <w:pPr>
        <w:pStyle w:val="Subtitle"/>
      </w:pPr>
      <w:r>
        <w:t>A plain-language introduction to staged, outcome-blind causal analysis</w:t>
      </w:r>
    </w:p>
    <w:p w14:paraId="1D3003D8" w14:textId="77777777" w:rsidR="00751267" w:rsidRDefault="00000000">
      <w:pPr>
        <w:pStyle w:val="Author"/>
      </w:pPr>
      <w:r>
        <w:t>Andrew Mertens</w:t>
      </w:r>
    </w:p>
    <w:p w14:paraId="56102C17" w14:textId="77777777" w:rsidR="00751267" w:rsidRDefault="00000000">
      <w:pPr>
        <w:pStyle w:val="Date"/>
      </w:pPr>
      <w:r>
        <w:t>2026-05-11</w:t>
      </w:r>
    </w:p>
    <w:sdt>
      <w:sdtPr>
        <w:rPr>
          <w:rFonts w:asciiTheme="minorHAnsi" w:eastAsiaTheme="minorHAnsi" w:hAnsiTheme="minorHAnsi" w:cstheme="minorBidi"/>
          <w:color w:val="auto"/>
          <w:sz w:val="24"/>
          <w:szCs w:val="24"/>
        </w:rPr>
        <w:id w:val="1421060987"/>
        <w:docPartObj>
          <w:docPartGallery w:val="Table of Contents"/>
          <w:docPartUnique/>
        </w:docPartObj>
      </w:sdtPr>
      <w:sdtContent>
        <w:p w14:paraId="45785827" w14:textId="77777777" w:rsidR="00751267" w:rsidRDefault="00000000">
          <w:pPr>
            <w:pStyle w:val="TOCHeading"/>
          </w:pPr>
          <w:r>
            <w:t>Table of contents</w:t>
          </w:r>
        </w:p>
        <w:p w14:paraId="34DABC4A" w14:textId="77777777" w:rsidR="009D738F" w:rsidRDefault="00000000">
          <w:pPr>
            <w:pStyle w:val="TOC1"/>
            <w:tabs>
              <w:tab w:val="right" w:leader="dot" w:pos="9350"/>
            </w:tabs>
            <w:rPr>
              <w:noProof/>
            </w:rPr>
          </w:pPr>
          <w:r>
            <w:fldChar w:fldCharType="begin"/>
          </w:r>
          <w:r>
            <w:instrText>TOC \o "1-3" \h \z \u</w:instrText>
          </w:r>
          <w:r>
            <w:fldChar w:fldCharType="separate"/>
          </w:r>
          <w:hyperlink w:anchor="_Toc230368724" w:history="1">
            <w:r w:rsidR="009D738F" w:rsidRPr="008C4FE5">
              <w:rPr>
                <w:rStyle w:val="Hyperlink"/>
                <w:noProof/>
              </w:rPr>
              <w:t>1. What this report is, and who it is for</w:t>
            </w:r>
            <w:r w:rsidR="009D738F">
              <w:rPr>
                <w:noProof/>
                <w:webHidden/>
              </w:rPr>
              <w:tab/>
            </w:r>
            <w:r w:rsidR="009D738F">
              <w:rPr>
                <w:noProof/>
                <w:webHidden/>
              </w:rPr>
              <w:fldChar w:fldCharType="begin"/>
            </w:r>
            <w:r w:rsidR="009D738F">
              <w:rPr>
                <w:noProof/>
                <w:webHidden/>
              </w:rPr>
              <w:instrText xml:space="preserve"> PAGEREF _Toc230368724 \h </w:instrText>
            </w:r>
            <w:r w:rsidR="009D738F">
              <w:rPr>
                <w:noProof/>
                <w:webHidden/>
              </w:rPr>
            </w:r>
            <w:r w:rsidR="009D738F">
              <w:rPr>
                <w:noProof/>
                <w:webHidden/>
              </w:rPr>
              <w:fldChar w:fldCharType="separate"/>
            </w:r>
            <w:r w:rsidR="009D738F">
              <w:rPr>
                <w:noProof/>
                <w:webHidden/>
              </w:rPr>
              <w:t>1</w:t>
            </w:r>
            <w:r w:rsidR="009D738F">
              <w:rPr>
                <w:noProof/>
                <w:webHidden/>
              </w:rPr>
              <w:fldChar w:fldCharType="end"/>
            </w:r>
          </w:hyperlink>
        </w:p>
        <w:p w14:paraId="467640D8" w14:textId="77777777" w:rsidR="009D738F" w:rsidRDefault="009D738F">
          <w:pPr>
            <w:pStyle w:val="TOC1"/>
            <w:tabs>
              <w:tab w:val="right" w:leader="dot" w:pos="9350"/>
            </w:tabs>
            <w:rPr>
              <w:noProof/>
            </w:rPr>
          </w:pPr>
          <w:hyperlink w:anchor="_Toc230368725" w:history="1">
            <w:r w:rsidRPr="008C4FE5">
              <w:rPr>
                <w:rStyle w:val="Hyperlink"/>
                <w:noProof/>
              </w:rPr>
              <w:t>2. The problem</w:t>
            </w:r>
            <w:r>
              <w:rPr>
                <w:noProof/>
                <w:webHidden/>
              </w:rPr>
              <w:tab/>
            </w:r>
            <w:r>
              <w:rPr>
                <w:noProof/>
                <w:webHidden/>
              </w:rPr>
              <w:fldChar w:fldCharType="begin"/>
            </w:r>
            <w:r>
              <w:rPr>
                <w:noProof/>
                <w:webHidden/>
              </w:rPr>
              <w:instrText xml:space="preserve"> PAGEREF _Toc230368725 \h </w:instrText>
            </w:r>
            <w:r>
              <w:rPr>
                <w:noProof/>
                <w:webHidden/>
              </w:rPr>
            </w:r>
            <w:r>
              <w:rPr>
                <w:noProof/>
                <w:webHidden/>
              </w:rPr>
              <w:fldChar w:fldCharType="separate"/>
            </w:r>
            <w:r>
              <w:rPr>
                <w:noProof/>
                <w:webHidden/>
              </w:rPr>
              <w:t>1</w:t>
            </w:r>
            <w:r>
              <w:rPr>
                <w:noProof/>
                <w:webHidden/>
              </w:rPr>
              <w:fldChar w:fldCharType="end"/>
            </w:r>
          </w:hyperlink>
        </w:p>
        <w:p w14:paraId="41A26FC4" w14:textId="77777777" w:rsidR="009D738F" w:rsidRDefault="009D738F">
          <w:pPr>
            <w:pStyle w:val="TOC2"/>
            <w:tabs>
              <w:tab w:val="right" w:leader="dot" w:pos="9350"/>
            </w:tabs>
            <w:rPr>
              <w:noProof/>
            </w:rPr>
          </w:pPr>
          <w:hyperlink w:anchor="_Toc230368726" w:history="1">
            <w:r w:rsidRPr="008C4FE5">
              <w:rPr>
                <w:rStyle w:val="Hyperlink"/>
                <w:noProof/>
              </w:rPr>
              <w:t>2.1 What we are trying to do in observational research</w:t>
            </w:r>
            <w:r>
              <w:rPr>
                <w:noProof/>
                <w:webHidden/>
              </w:rPr>
              <w:tab/>
            </w:r>
            <w:r>
              <w:rPr>
                <w:noProof/>
                <w:webHidden/>
              </w:rPr>
              <w:fldChar w:fldCharType="begin"/>
            </w:r>
            <w:r>
              <w:rPr>
                <w:noProof/>
                <w:webHidden/>
              </w:rPr>
              <w:instrText xml:space="preserve"> PAGEREF _Toc230368726 \h </w:instrText>
            </w:r>
            <w:r>
              <w:rPr>
                <w:noProof/>
                <w:webHidden/>
              </w:rPr>
            </w:r>
            <w:r>
              <w:rPr>
                <w:noProof/>
                <w:webHidden/>
              </w:rPr>
              <w:fldChar w:fldCharType="separate"/>
            </w:r>
            <w:r>
              <w:rPr>
                <w:noProof/>
                <w:webHidden/>
              </w:rPr>
              <w:t>1</w:t>
            </w:r>
            <w:r>
              <w:rPr>
                <w:noProof/>
                <w:webHidden/>
              </w:rPr>
              <w:fldChar w:fldCharType="end"/>
            </w:r>
          </w:hyperlink>
        </w:p>
        <w:p w14:paraId="0FA68F1E" w14:textId="77777777" w:rsidR="009D738F" w:rsidRDefault="009D738F">
          <w:pPr>
            <w:pStyle w:val="TOC2"/>
            <w:tabs>
              <w:tab w:val="right" w:leader="dot" w:pos="9350"/>
            </w:tabs>
            <w:rPr>
              <w:noProof/>
            </w:rPr>
          </w:pPr>
          <w:hyperlink w:anchor="_Toc230368727" w:history="1">
            <w:r w:rsidRPr="008C4FE5">
              <w:rPr>
                <w:rStyle w:val="Hyperlink"/>
                <w:noProof/>
              </w:rPr>
              <w:t>2.2 Why this is harder than it looks</w:t>
            </w:r>
            <w:r>
              <w:rPr>
                <w:noProof/>
                <w:webHidden/>
              </w:rPr>
              <w:tab/>
            </w:r>
            <w:r>
              <w:rPr>
                <w:noProof/>
                <w:webHidden/>
              </w:rPr>
              <w:fldChar w:fldCharType="begin"/>
            </w:r>
            <w:r>
              <w:rPr>
                <w:noProof/>
                <w:webHidden/>
              </w:rPr>
              <w:instrText xml:space="preserve"> PAGEREF _Toc230368727 \h </w:instrText>
            </w:r>
            <w:r>
              <w:rPr>
                <w:noProof/>
                <w:webHidden/>
              </w:rPr>
            </w:r>
            <w:r>
              <w:rPr>
                <w:noProof/>
                <w:webHidden/>
              </w:rPr>
              <w:fldChar w:fldCharType="separate"/>
            </w:r>
            <w:r>
              <w:rPr>
                <w:noProof/>
                <w:webHidden/>
              </w:rPr>
              <w:t>1</w:t>
            </w:r>
            <w:r>
              <w:rPr>
                <w:noProof/>
                <w:webHidden/>
              </w:rPr>
              <w:fldChar w:fldCharType="end"/>
            </w:r>
          </w:hyperlink>
        </w:p>
        <w:p w14:paraId="03CD2E5F" w14:textId="77777777" w:rsidR="009D738F" w:rsidRDefault="009D738F">
          <w:pPr>
            <w:pStyle w:val="TOC2"/>
            <w:tabs>
              <w:tab w:val="right" w:leader="dot" w:pos="9350"/>
            </w:tabs>
            <w:rPr>
              <w:noProof/>
            </w:rPr>
          </w:pPr>
          <w:hyperlink w:anchor="_Toc230368728" w:history="1">
            <w:r w:rsidRPr="008C4FE5">
              <w:rPr>
                <w:rStyle w:val="Hyperlink"/>
                <w:noProof/>
              </w:rPr>
              <w:t>2.3 What we want a workflow to deliver</w:t>
            </w:r>
            <w:r>
              <w:rPr>
                <w:noProof/>
                <w:webHidden/>
              </w:rPr>
              <w:tab/>
            </w:r>
            <w:r>
              <w:rPr>
                <w:noProof/>
                <w:webHidden/>
              </w:rPr>
              <w:fldChar w:fldCharType="begin"/>
            </w:r>
            <w:r>
              <w:rPr>
                <w:noProof/>
                <w:webHidden/>
              </w:rPr>
              <w:instrText xml:space="preserve"> PAGEREF _Toc230368728 \h </w:instrText>
            </w:r>
            <w:r>
              <w:rPr>
                <w:noProof/>
                <w:webHidden/>
              </w:rPr>
            </w:r>
            <w:r>
              <w:rPr>
                <w:noProof/>
                <w:webHidden/>
              </w:rPr>
              <w:fldChar w:fldCharType="separate"/>
            </w:r>
            <w:r>
              <w:rPr>
                <w:noProof/>
                <w:webHidden/>
              </w:rPr>
              <w:t>1</w:t>
            </w:r>
            <w:r>
              <w:rPr>
                <w:noProof/>
                <w:webHidden/>
              </w:rPr>
              <w:fldChar w:fldCharType="end"/>
            </w:r>
          </w:hyperlink>
        </w:p>
        <w:p w14:paraId="71789606" w14:textId="77777777" w:rsidR="009D738F" w:rsidRDefault="009D738F">
          <w:pPr>
            <w:pStyle w:val="TOC1"/>
            <w:tabs>
              <w:tab w:val="right" w:leader="dot" w:pos="9350"/>
            </w:tabs>
            <w:rPr>
              <w:noProof/>
            </w:rPr>
          </w:pPr>
          <w:hyperlink w:anchor="_Toc230368729" w:history="1">
            <w:r w:rsidRPr="008C4FE5">
              <w:rPr>
                <w:rStyle w:val="Hyperlink"/>
                <w:noProof/>
              </w:rPr>
              <w:t>3. The big idea, in plain language</w:t>
            </w:r>
            <w:r>
              <w:rPr>
                <w:noProof/>
                <w:webHidden/>
              </w:rPr>
              <w:tab/>
            </w:r>
            <w:r>
              <w:rPr>
                <w:noProof/>
                <w:webHidden/>
              </w:rPr>
              <w:fldChar w:fldCharType="begin"/>
            </w:r>
            <w:r>
              <w:rPr>
                <w:noProof/>
                <w:webHidden/>
              </w:rPr>
              <w:instrText xml:space="preserve"> PAGEREF _Toc230368729 \h </w:instrText>
            </w:r>
            <w:r>
              <w:rPr>
                <w:noProof/>
                <w:webHidden/>
              </w:rPr>
            </w:r>
            <w:r>
              <w:rPr>
                <w:noProof/>
                <w:webHidden/>
              </w:rPr>
              <w:fldChar w:fldCharType="separate"/>
            </w:r>
            <w:r>
              <w:rPr>
                <w:noProof/>
                <w:webHidden/>
              </w:rPr>
              <w:t>1</w:t>
            </w:r>
            <w:r>
              <w:rPr>
                <w:noProof/>
                <w:webHidden/>
              </w:rPr>
              <w:fldChar w:fldCharType="end"/>
            </w:r>
          </w:hyperlink>
        </w:p>
        <w:p w14:paraId="3A206821" w14:textId="77777777" w:rsidR="009D738F" w:rsidRDefault="009D738F">
          <w:pPr>
            <w:pStyle w:val="TOC2"/>
            <w:tabs>
              <w:tab w:val="right" w:leader="dot" w:pos="9350"/>
            </w:tabs>
            <w:rPr>
              <w:noProof/>
            </w:rPr>
          </w:pPr>
          <w:hyperlink w:anchor="_Toc230368730" w:history="1">
            <w:r w:rsidRPr="008C4FE5">
              <w:rPr>
                <w:rStyle w:val="Hyperlink"/>
                <w:noProof/>
              </w:rPr>
              <w:t>3.1 “Outcome-blind staged workflow”</w:t>
            </w:r>
            <w:r>
              <w:rPr>
                <w:noProof/>
                <w:webHidden/>
              </w:rPr>
              <w:tab/>
            </w:r>
            <w:r>
              <w:rPr>
                <w:noProof/>
                <w:webHidden/>
              </w:rPr>
              <w:fldChar w:fldCharType="begin"/>
            </w:r>
            <w:r>
              <w:rPr>
                <w:noProof/>
                <w:webHidden/>
              </w:rPr>
              <w:instrText xml:space="preserve"> PAGEREF _Toc230368730 \h </w:instrText>
            </w:r>
            <w:r>
              <w:rPr>
                <w:noProof/>
                <w:webHidden/>
              </w:rPr>
            </w:r>
            <w:r>
              <w:rPr>
                <w:noProof/>
                <w:webHidden/>
              </w:rPr>
              <w:fldChar w:fldCharType="separate"/>
            </w:r>
            <w:r>
              <w:rPr>
                <w:noProof/>
                <w:webHidden/>
              </w:rPr>
              <w:t>1</w:t>
            </w:r>
            <w:r>
              <w:rPr>
                <w:noProof/>
                <w:webHidden/>
              </w:rPr>
              <w:fldChar w:fldCharType="end"/>
            </w:r>
          </w:hyperlink>
        </w:p>
        <w:p w14:paraId="08478EE3" w14:textId="77777777" w:rsidR="009D738F" w:rsidRDefault="009D738F">
          <w:pPr>
            <w:pStyle w:val="TOC2"/>
            <w:tabs>
              <w:tab w:val="right" w:leader="dot" w:pos="9350"/>
            </w:tabs>
            <w:rPr>
              <w:noProof/>
            </w:rPr>
          </w:pPr>
          <w:hyperlink w:anchor="_Toc230368731" w:history="1">
            <w:r w:rsidRPr="008C4FE5">
              <w:rPr>
                <w:rStyle w:val="Hyperlink"/>
                <w:noProof/>
              </w:rPr>
              <w:t>3.2 “Clean room” governance</w:t>
            </w:r>
            <w:r>
              <w:rPr>
                <w:noProof/>
                <w:webHidden/>
              </w:rPr>
              <w:tab/>
            </w:r>
            <w:r>
              <w:rPr>
                <w:noProof/>
                <w:webHidden/>
              </w:rPr>
              <w:fldChar w:fldCharType="begin"/>
            </w:r>
            <w:r>
              <w:rPr>
                <w:noProof/>
                <w:webHidden/>
              </w:rPr>
              <w:instrText xml:space="preserve"> PAGEREF _Toc230368731 \h </w:instrText>
            </w:r>
            <w:r>
              <w:rPr>
                <w:noProof/>
                <w:webHidden/>
              </w:rPr>
            </w:r>
            <w:r>
              <w:rPr>
                <w:noProof/>
                <w:webHidden/>
              </w:rPr>
              <w:fldChar w:fldCharType="separate"/>
            </w:r>
            <w:r>
              <w:rPr>
                <w:noProof/>
                <w:webHidden/>
              </w:rPr>
              <w:t>1</w:t>
            </w:r>
            <w:r>
              <w:rPr>
                <w:noProof/>
                <w:webHidden/>
              </w:rPr>
              <w:fldChar w:fldCharType="end"/>
            </w:r>
          </w:hyperlink>
        </w:p>
        <w:p w14:paraId="3C414639" w14:textId="77777777" w:rsidR="009D738F" w:rsidRDefault="009D738F">
          <w:pPr>
            <w:pStyle w:val="TOC2"/>
            <w:tabs>
              <w:tab w:val="right" w:leader="dot" w:pos="9350"/>
            </w:tabs>
            <w:rPr>
              <w:noProof/>
            </w:rPr>
          </w:pPr>
          <w:hyperlink w:anchor="_Toc230368732" w:history="1">
            <w:r w:rsidRPr="008C4FE5">
              <w:rPr>
                <w:rStyle w:val="Hyperlink"/>
                <w:noProof/>
              </w:rPr>
              <w:t>3.3 Why these ideas have to live together</w:t>
            </w:r>
            <w:r>
              <w:rPr>
                <w:noProof/>
                <w:webHidden/>
              </w:rPr>
              <w:tab/>
            </w:r>
            <w:r>
              <w:rPr>
                <w:noProof/>
                <w:webHidden/>
              </w:rPr>
              <w:fldChar w:fldCharType="begin"/>
            </w:r>
            <w:r>
              <w:rPr>
                <w:noProof/>
                <w:webHidden/>
              </w:rPr>
              <w:instrText xml:space="preserve"> PAGEREF _Toc230368732 \h </w:instrText>
            </w:r>
            <w:r>
              <w:rPr>
                <w:noProof/>
                <w:webHidden/>
              </w:rPr>
            </w:r>
            <w:r>
              <w:rPr>
                <w:noProof/>
                <w:webHidden/>
              </w:rPr>
              <w:fldChar w:fldCharType="separate"/>
            </w:r>
            <w:r>
              <w:rPr>
                <w:noProof/>
                <w:webHidden/>
              </w:rPr>
              <w:t>1</w:t>
            </w:r>
            <w:r>
              <w:rPr>
                <w:noProof/>
                <w:webHidden/>
              </w:rPr>
              <w:fldChar w:fldCharType="end"/>
            </w:r>
          </w:hyperlink>
        </w:p>
        <w:p w14:paraId="2F2FD58B" w14:textId="77777777" w:rsidR="009D738F" w:rsidRDefault="009D738F">
          <w:pPr>
            <w:pStyle w:val="TOC1"/>
            <w:tabs>
              <w:tab w:val="right" w:leader="dot" w:pos="9350"/>
            </w:tabs>
            <w:rPr>
              <w:noProof/>
            </w:rPr>
          </w:pPr>
          <w:hyperlink w:anchor="_Toc230368733" w:history="1">
            <w:r w:rsidRPr="008C4FE5">
              <w:rPr>
                <w:rStyle w:val="Hyperlink"/>
                <w:noProof/>
              </w:rPr>
              <w:t>4. The statistical method, in plain language</w:t>
            </w:r>
            <w:r>
              <w:rPr>
                <w:noProof/>
                <w:webHidden/>
              </w:rPr>
              <w:tab/>
            </w:r>
            <w:r>
              <w:rPr>
                <w:noProof/>
                <w:webHidden/>
              </w:rPr>
              <w:fldChar w:fldCharType="begin"/>
            </w:r>
            <w:r>
              <w:rPr>
                <w:noProof/>
                <w:webHidden/>
              </w:rPr>
              <w:instrText xml:space="preserve"> PAGEREF _Toc230368733 \h </w:instrText>
            </w:r>
            <w:r>
              <w:rPr>
                <w:noProof/>
                <w:webHidden/>
              </w:rPr>
            </w:r>
            <w:r>
              <w:rPr>
                <w:noProof/>
                <w:webHidden/>
              </w:rPr>
              <w:fldChar w:fldCharType="separate"/>
            </w:r>
            <w:r>
              <w:rPr>
                <w:noProof/>
                <w:webHidden/>
              </w:rPr>
              <w:t>1</w:t>
            </w:r>
            <w:r>
              <w:rPr>
                <w:noProof/>
                <w:webHidden/>
              </w:rPr>
              <w:fldChar w:fldCharType="end"/>
            </w:r>
          </w:hyperlink>
        </w:p>
        <w:p w14:paraId="5920115B" w14:textId="77777777" w:rsidR="009D738F" w:rsidRDefault="009D738F">
          <w:pPr>
            <w:pStyle w:val="TOC2"/>
            <w:tabs>
              <w:tab w:val="right" w:leader="dot" w:pos="9350"/>
            </w:tabs>
            <w:rPr>
              <w:noProof/>
            </w:rPr>
          </w:pPr>
          <w:hyperlink w:anchor="_Toc230368734" w:history="1">
            <w:r w:rsidRPr="008C4FE5">
              <w:rPr>
                <w:rStyle w:val="Hyperlink"/>
                <w:noProof/>
              </w:rPr>
              <w:t>4.1 What an estimator actually does</w:t>
            </w:r>
            <w:r>
              <w:rPr>
                <w:noProof/>
                <w:webHidden/>
              </w:rPr>
              <w:tab/>
            </w:r>
            <w:r>
              <w:rPr>
                <w:noProof/>
                <w:webHidden/>
              </w:rPr>
              <w:fldChar w:fldCharType="begin"/>
            </w:r>
            <w:r>
              <w:rPr>
                <w:noProof/>
                <w:webHidden/>
              </w:rPr>
              <w:instrText xml:space="preserve"> PAGEREF _Toc230368734 \h </w:instrText>
            </w:r>
            <w:r>
              <w:rPr>
                <w:noProof/>
                <w:webHidden/>
              </w:rPr>
            </w:r>
            <w:r>
              <w:rPr>
                <w:noProof/>
                <w:webHidden/>
              </w:rPr>
              <w:fldChar w:fldCharType="separate"/>
            </w:r>
            <w:r>
              <w:rPr>
                <w:noProof/>
                <w:webHidden/>
              </w:rPr>
              <w:t>1</w:t>
            </w:r>
            <w:r>
              <w:rPr>
                <w:noProof/>
                <w:webHidden/>
              </w:rPr>
              <w:fldChar w:fldCharType="end"/>
            </w:r>
          </w:hyperlink>
        </w:p>
        <w:p w14:paraId="3E46C46C" w14:textId="77777777" w:rsidR="009D738F" w:rsidRDefault="009D738F">
          <w:pPr>
            <w:pStyle w:val="TOC2"/>
            <w:tabs>
              <w:tab w:val="right" w:leader="dot" w:pos="9350"/>
            </w:tabs>
            <w:rPr>
              <w:noProof/>
            </w:rPr>
          </w:pPr>
          <w:hyperlink w:anchor="_Toc230368735" w:history="1">
            <w:r w:rsidRPr="008C4FE5">
              <w:rPr>
                <w:rStyle w:val="Hyperlink"/>
                <w:noProof/>
              </w:rPr>
              <w:t>4.2 Three traditional methods</w:t>
            </w:r>
            <w:r>
              <w:rPr>
                <w:noProof/>
                <w:webHidden/>
              </w:rPr>
              <w:tab/>
            </w:r>
            <w:r>
              <w:rPr>
                <w:noProof/>
                <w:webHidden/>
              </w:rPr>
              <w:fldChar w:fldCharType="begin"/>
            </w:r>
            <w:r>
              <w:rPr>
                <w:noProof/>
                <w:webHidden/>
              </w:rPr>
              <w:instrText xml:space="preserve"> PAGEREF _Toc230368735 \h </w:instrText>
            </w:r>
            <w:r>
              <w:rPr>
                <w:noProof/>
                <w:webHidden/>
              </w:rPr>
            </w:r>
            <w:r>
              <w:rPr>
                <w:noProof/>
                <w:webHidden/>
              </w:rPr>
              <w:fldChar w:fldCharType="separate"/>
            </w:r>
            <w:r>
              <w:rPr>
                <w:noProof/>
                <w:webHidden/>
              </w:rPr>
              <w:t>1</w:t>
            </w:r>
            <w:r>
              <w:rPr>
                <w:noProof/>
                <w:webHidden/>
              </w:rPr>
              <w:fldChar w:fldCharType="end"/>
            </w:r>
          </w:hyperlink>
        </w:p>
        <w:p w14:paraId="3BEA4072" w14:textId="77777777" w:rsidR="009D738F" w:rsidRDefault="009D738F">
          <w:pPr>
            <w:pStyle w:val="TOC2"/>
            <w:tabs>
              <w:tab w:val="right" w:leader="dot" w:pos="9350"/>
            </w:tabs>
            <w:rPr>
              <w:noProof/>
            </w:rPr>
          </w:pPr>
          <w:hyperlink w:anchor="_Toc230368736" w:history="1">
            <w:r w:rsidRPr="008C4FE5">
              <w:rPr>
                <w:rStyle w:val="Hyperlink"/>
                <w:noProof/>
              </w:rPr>
              <w:t>4.3 The targeted-learning idea (TMLE), without the maths</w:t>
            </w:r>
            <w:r>
              <w:rPr>
                <w:noProof/>
                <w:webHidden/>
              </w:rPr>
              <w:tab/>
            </w:r>
            <w:r>
              <w:rPr>
                <w:noProof/>
                <w:webHidden/>
              </w:rPr>
              <w:fldChar w:fldCharType="begin"/>
            </w:r>
            <w:r>
              <w:rPr>
                <w:noProof/>
                <w:webHidden/>
              </w:rPr>
              <w:instrText xml:space="preserve"> PAGEREF _Toc230368736 \h </w:instrText>
            </w:r>
            <w:r>
              <w:rPr>
                <w:noProof/>
                <w:webHidden/>
              </w:rPr>
            </w:r>
            <w:r>
              <w:rPr>
                <w:noProof/>
                <w:webHidden/>
              </w:rPr>
              <w:fldChar w:fldCharType="separate"/>
            </w:r>
            <w:r>
              <w:rPr>
                <w:noProof/>
                <w:webHidden/>
              </w:rPr>
              <w:t>1</w:t>
            </w:r>
            <w:r>
              <w:rPr>
                <w:noProof/>
                <w:webHidden/>
              </w:rPr>
              <w:fldChar w:fldCharType="end"/>
            </w:r>
          </w:hyperlink>
        </w:p>
        <w:p w14:paraId="24B72DC2" w14:textId="77777777" w:rsidR="009D738F" w:rsidRDefault="009D738F">
          <w:pPr>
            <w:pStyle w:val="TOC2"/>
            <w:tabs>
              <w:tab w:val="right" w:leader="dot" w:pos="9350"/>
            </w:tabs>
            <w:rPr>
              <w:noProof/>
            </w:rPr>
          </w:pPr>
          <w:hyperlink w:anchor="_Toc230368737" w:history="1">
            <w:r w:rsidRPr="008C4FE5">
              <w:rPr>
                <w:rStyle w:val="Hyperlink"/>
                <w:noProof/>
              </w:rPr>
              <w:t>4.4 Why TMLE fits a staged workflow</w:t>
            </w:r>
            <w:r>
              <w:rPr>
                <w:noProof/>
                <w:webHidden/>
              </w:rPr>
              <w:tab/>
            </w:r>
            <w:r>
              <w:rPr>
                <w:noProof/>
                <w:webHidden/>
              </w:rPr>
              <w:fldChar w:fldCharType="begin"/>
            </w:r>
            <w:r>
              <w:rPr>
                <w:noProof/>
                <w:webHidden/>
              </w:rPr>
              <w:instrText xml:space="preserve"> PAGEREF _Toc230368737 \h </w:instrText>
            </w:r>
            <w:r>
              <w:rPr>
                <w:noProof/>
                <w:webHidden/>
              </w:rPr>
            </w:r>
            <w:r>
              <w:rPr>
                <w:noProof/>
                <w:webHidden/>
              </w:rPr>
              <w:fldChar w:fldCharType="separate"/>
            </w:r>
            <w:r>
              <w:rPr>
                <w:noProof/>
                <w:webHidden/>
              </w:rPr>
              <w:t>1</w:t>
            </w:r>
            <w:r>
              <w:rPr>
                <w:noProof/>
                <w:webHidden/>
              </w:rPr>
              <w:fldChar w:fldCharType="end"/>
            </w:r>
          </w:hyperlink>
        </w:p>
        <w:p w14:paraId="226324E0" w14:textId="77777777" w:rsidR="009D738F" w:rsidRDefault="009D738F">
          <w:pPr>
            <w:pStyle w:val="TOC1"/>
            <w:tabs>
              <w:tab w:val="right" w:leader="dot" w:pos="9350"/>
            </w:tabs>
            <w:rPr>
              <w:noProof/>
            </w:rPr>
          </w:pPr>
          <w:hyperlink w:anchor="_Toc230368738" w:history="1">
            <w:r w:rsidRPr="008C4FE5">
              <w:rPr>
                <w:rStyle w:val="Hyperlink"/>
                <w:noProof/>
              </w:rPr>
              <w:t>5. The cleanTMLE workflow, step by step</w:t>
            </w:r>
            <w:r>
              <w:rPr>
                <w:noProof/>
                <w:webHidden/>
              </w:rPr>
              <w:tab/>
            </w:r>
            <w:r>
              <w:rPr>
                <w:noProof/>
                <w:webHidden/>
              </w:rPr>
              <w:fldChar w:fldCharType="begin"/>
            </w:r>
            <w:r>
              <w:rPr>
                <w:noProof/>
                <w:webHidden/>
              </w:rPr>
              <w:instrText xml:space="preserve"> PAGEREF _Toc230368738 \h </w:instrText>
            </w:r>
            <w:r>
              <w:rPr>
                <w:noProof/>
                <w:webHidden/>
              </w:rPr>
            </w:r>
            <w:r>
              <w:rPr>
                <w:noProof/>
                <w:webHidden/>
              </w:rPr>
              <w:fldChar w:fldCharType="separate"/>
            </w:r>
            <w:r>
              <w:rPr>
                <w:noProof/>
                <w:webHidden/>
              </w:rPr>
              <w:t>1</w:t>
            </w:r>
            <w:r>
              <w:rPr>
                <w:noProof/>
                <w:webHidden/>
              </w:rPr>
              <w:fldChar w:fldCharType="end"/>
            </w:r>
          </w:hyperlink>
        </w:p>
        <w:p w14:paraId="508A5E18" w14:textId="77777777" w:rsidR="009D738F" w:rsidRDefault="009D738F">
          <w:pPr>
            <w:pStyle w:val="TOC2"/>
            <w:tabs>
              <w:tab w:val="right" w:leader="dot" w:pos="9350"/>
            </w:tabs>
            <w:rPr>
              <w:noProof/>
            </w:rPr>
          </w:pPr>
          <w:hyperlink w:anchor="_Toc230368739" w:history="1">
            <w:r w:rsidRPr="008C4FE5">
              <w:rPr>
                <w:rStyle w:val="Hyperlink"/>
                <w:noProof/>
              </w:rPr>
              <w:t>5.1 Stage 0 — Protocol and target trial</w:t>
            </w:r>
            <w:r>
              <w:rPr>
                <w:noProof/>
                <w:webHidden/>
              </w:rPr>
              <w:tab/>
            </w:r>
            <w:r>
              <w:rPr>
                <w:noProof/>
                <w:webHidden/>
              </w:rPr>
              <w:fldChar w:fldCharType="begin"/>
            </w:r>
            <w:r>
              <w:rPr>
                <w:noProof/>
                <w:webHidden/>
              </w:rPr>
              <w:instrText xml:space="preserve"> PAGEREF _Toc230368739 \h </w:instrText>
            </w:r>
            <w:r>
              <w:rPr>
                <w:noProof/>
                <w:webHidden/>
              </w:rPr>
            </w:r>
            <w:r>
              <w:rPr>
                <w:noProof/>
                <w:webHidden/>
              </w:rPr>
              <w:fldChar w:fldCharType="separate"/>
            </w:r>
            <w:r>
              <w:rPr>
                <w:noProof/>
                <w:webHidden/>
              </w:rPr>
              <w:t>1</w:t>
            </w:r>
            <w:r>
              <w:rPr>
                <w:noProof/>
                <w:webHidden/>
              </w:rPr>
              <w:fldChar w:fldCharType="end"/>
            </w:r>
          </w:hyperlink>
        </w:p>
        <w:p w14:paraId="6748ABD0" w14:textId="77777777" w:rsidR="009D738F" w:rsidRDefault="009D738F">
          <w:pPr>
            <w:pStyle w:val="TOC2"/>
            <w:tabs>
              <w:tab w:val="right" w:leader="dot" w:pos="9350"/>
            </w:tabs>
            <w:rPr>
              <w:noProof/>
            </w:rPr>
          </w:pPr>
          <w:hyperlink w:anchor="_Toc230368740" w:history="1">
            <w:r w:rsidRPr="008C4FE5">
              <w:rPr>
                <w:rStyle w:val="Hyperlink"/>
                <w:noProof/>
              </w:rPr>
              <w:t>5.2 Stage 1a — Lock the plan</w:t>
            </w:r>
            <w:r>
              <w:rPr>
                <w:noProof/>
                <w:webHidden/>
              </w:rPr>
              <w:tab/>
            </w:r>
            <w:r>
              <w:rPr>
                <w:noProof/>
                <w:webHidden/>
              </w:rPr>
              <w:fldChar w:fldCharType="begin"/>
            </w:r>
            <w:r>
              <w:rPr>
                <w:noProof/>
                <w:webHidden/>
              </w:rPr>
              <w:instrText xml:space="preserve"> PAGEREF _Toc230368740 \h </w:instrText>
            </w:r>
            <w:r>
              <w:rPr>
                <w:noProof/>
                <w:webHidden/>
              </w:rPr>
            </w:r>
            <w:r>
              <w:rPr>
                <w:noProof/>
                <w:webHidden/>
              </w:rPr>
              <w:fldChar w:fldCharType="separate"/>
            </w:r>
            <w:r>
              <w:rPr>
                <w:noProof/>
                <w:webHidden/>
              </w:rPr>
              <w:t>1</w:t>
            </w:r>
            <w:r>
              <w:rPr>
                <w:noProof/>
                <w:webHidden/>
              </w:rPr>
              <w:fldChar w:fldCharType="end"/>
            </w:r>
          </w:hyperlink>
        </w:p>
        <w:p w14:paraId="69F43662" w14:textId="77777777" w:rsidR="009D738F" w:rsidRDefault="009D738F">
          <w:pPr>
            <w:pStyle w:val="TOC2"/>
            <w:tabs>
              <w:tab w:val="right" w:leader="dot" w:pos="9350"/>
            </w:tabs>
            <w:rPr>
              <w:noProof/>
            </w:rPr>
          </w:pPr>
          <w:hyperlink w:anchor="_Toc230368741" w:history="1">
            <w:r w:rsidRPr="008C4FE5">
              <w:rPr>
                <w:rStyle w:val="Hyperlink"/>
                <w:noProof/>
              </w:rPr>
              <w:t>5.3 Stage 1b — Cohort adequacy</w:t>
            </w:r>
            <w:r>
              <w:rPr>
                <w:noProof/>
                <w:webHidden/>
              </w:rPr>
              <w:tab/>
            </w:r>
            <w:r>
              <w:rPr>
                <w:noProof/>
                <w:webHidden/>
              </w:rPr>
              <w:fldChar w:fldCharType="begin"/>
            </w:r>
            <w:r>
              <w:rPr>
                <w:noProof/>
                <w:webHidden/>
              </w:rPr>
              <w:instrText xml:space="preserve"> PAGEREF _Toc230368741 \h </w:instrText>
            </w:r>
            <w:r>
              <w:rPr>
                <w:noProof/>
                <w:webHidden/>
              </w:rPr>
            </w:r>
            <w:r>
              <w:rPr>
                <w:noProof/>
                <w:webHidden/>
              </w:rPr>
              <w:fldChar w:fldCharType="separate"/>
            </w:r>
            <w:r>
              <w:rPr>
                <w:noProof/>
                <w:webHidden/>
              </w:rPr>
              <w:t>1</w:t>
            </w:r>
            <w:r>
              <w:rPr>
                <w:noProof/>
                <w:webHidden/>
              </w:rPr>
              <w:fldChar w:fldCharType="end"/>
            </w:r>
          </w:hyperlink>
        </w:p>
        <w:p w14:paraId="58D7360D" w14:textId="77777777" w:rsidR="009D738F" w:rsidRDefault="009D738F">
          <w:pPr>
            <w:pStyle w:val="TOC2"/>
            <w:tabs>
              <w:tab w:val="right" w:leader="dot" w:pos="9350"/>
            </w:tabs>
            <w:rPr>
              <w:noProof/>
            </w:rPr>
          </w:pPr>
          <w:hyperlink w:anchor="_Toc230368742" w:history="1">
            <w:r w:rsidRPr="008C4FE5">
              <w:rPr>
                <w:rStyle w:val="Hyperlink"/>
                <w:noProof/>
              </w:rPr>
              <w:t>5.4 Stage 2a — Design diagnostics</w:t>
            </w:r>
            <w:r>
              <w:rPr>
                <w:noProof/>
                <w:webHidden/>
              </w:rPr>
              <w:tab/>
            </w:r>
            <w:r>
              <w:rPr>
                <w:noProof/>
                <w:webHidden/>
              </w:rPr>
              <w:fldChar w:fldCharType="begin"/>
            </w:r>
            <w:r>
              <w:rPr>
                <w:noProof/>
                <w:webHidden/>
              </w:rPr>
              <w:instrText xml:space="preserve"> PAGEREF _Toc230368742 \h </w:instrText>
            </w:r>
            <w:r>
              <w:rPr>
                <w:noProof/>
                <w:webHidden/>
              </w:rPr>
            </w:r>
            <w:r>
              <w:rPr>
                <w:noProof/>
                <w:webHidden/>
              </w:rPr>
              <w:fldChar w:fldCharType="separate"/>
            </w:r>
            <w:r>
              <w:rPr>
                <w:noProof/>
                <w:webHidden/>
              </w:rPr>
              <w:t>1</w:t>
            </w:r>
            <w:r>
              <w:rPr>
                <w:noProof/>
                <w:webHidden/>
              </w:rPr>
              <w:fldChar w:fldCharType="end"/>
            </w:r>
          </w:hyperlink>
        </w:p>
        <w:p w14:paraId="53417281" w14:textId="77777777" w:rsidR="009D738F" w:rsidRDefault="009D738F">
          <w:pPr>
            <w:pStyle w:val="TOC2"/>
            <w:tabs>
              <w:tab w:val="right" w:leader="dot" w:pos="9350"/>
            </w:tabs>
            <w:rPr>
              <w:noProof/>
            </w:rPr>
          </w:pPr>
          <w:hyperlink w:anchor="_Toc230368743" w:history="1">
            <w:r w:rsidRPr="008C4FE5">
              <w:rPr>
                <w:rStyle w:val="Hyperlink"/>
                <w:noProof/>
              </w:rPr>
              <w:t>5.5 Stage 2b — Baseline plasmode candidate selection</w:t>
            </w:r>
            <w:r>
              <w:rPr>
                <w:noProof/>
                <w:webHidden/>
              </w:rPr>
              <w:tab/>
            </w:r>
            <w:r>
              <w:rPr>
                <w:noProof/>
                <w:webHidden/>
              </w:rPr>
              <w:fldChar w:fldCharType="begin"/>
            </w:r>
            <w:r>
              <w:rPr>
                <w:noProof/>
                <w:webHidden/>
              </w:rPr>
              <w:instrText xml:space="preserve"> PAGEREF _Toc230368743 \h </w:instrText>
            </w:r>
            <w:r>
              <w:rPr>
                <w:noProof/>
                <w:webHidden/>
              </w:rPr>
            </w:r>
            <w:r>
              <w:rPr>
                <w:noProof/>
                <w:webHidden/>
              </w:rPr>
              <w:fldChar w:fldCharType="separate"/>
            </w:r>
            <w:r>
              <w:rPr>
                <w:noProof/>
                <w:webHidden/>
              </w:rPr>
              <w:t>1</w:t>
            </w:r>
            <w:r>
              <w:rPr>
                <w:noProof/>
                <w:webHidden/>
              </w:rPr>
              <w:fldChar w:fldCharType="end"/>
            </w:r>
          </w:hyperlink>
        </w:p>
        <w:p w14:paraId="10D29A47" w14:textId="77777777" w:rsidR="009D738F" w:rsidRDefault="009D738F">
          <w:pPr>
            <w:pStyle w:val="TOC2"/>
            <w:tabs>
              <w:tab w:val="right" w:leader="dot" w:pos="9350"/>
            </w:tabs>
            <w:rPr>
              <w:noProof/>
            </w:rPr>
          </w:pPr>
          <w:hyperlink w:anchor="_Toc230368744" w:history="1">
            <w:r w:rsidRPr="008C4FE5">
              <w:rPr>
                <w:rStyle w:val="Hyperlink"/>
                <w:noProof/>
              </w:rPr>
              <w:t>5.6 Stage 2c — Data-quality stress test</w:t>
            </w:r>
            <w:r>
              <w:rPr>
                <w:noProof/>
                <w:webHidden/>
              </w:rPr>
              <w:tab/>
            </w:r>
            <w:r>
              <w:rPr>
                <w:noProof/>
                <w:webHidden/>
              </w:rPr>
              <w:fldChar w:fldCharType="begin"/>
            </w:r>
            <w:r>
              <w:rPr>
                <w:noProof/>
                <w:webHidden/>
              </w:rPr>
              <w:instrText xml:space="preserve"> PAGEREF _Toc230368744 \h </w:instrText>
            </w:r>
            <w:r>
              <w:rPr>
                <w:noProof/>
                <w:webHidden/>
              </w:rPr>
            </w:r>
            <w:r>
              <w:rPr>
                <w:noProof/>
                <w:webHidden/>
              </w:rPr>
              <w:fldChar w:fldCharType="separate"/>
            </w:r>
            <w:r>
              <w:rPr>
                <w:noProof/>
                <w:webHidden/>
              </w:rPr>
              <w:t>1</w:t>
            </w:r>
            <w:r>
              <w:rPr>
                <w:noProof/>
                <w:webHidden/>
              </w:rPr>
              <w:fldChar w:fldCharType="end"/>
            </w:r>
          </w:hyperlink>
        </w:p>
        <w:p w14:paraId="7A756058" w14:textId="77777777" w:rsidR="009D738F" w:rsidRDefault="009D738F">
          <w:pPr>
            <w:pStyle w:val="TOC2"/>
            <w:tabs>
              <w:tab w:val="right" w:leader="dot" w:pos="9350"/>
            </w:tabs>
            <w:rPr>
              <w:noProof/>
            </w:rPr>
          </w:pPr>
          <w:hyperlink w:anchor="_Toc230368745" w:history="1">
            <w:r w:rsidRPr="008C4FE5">
              <w:rPr>
                <w:rStyle w:val="Hyperlink"/>
                <w:noProof/>
              </w:rPr>
              <w:t>5.7 Stage 3 — Negative controls (optional)</w:t>
            </w:r>
            <w:r>
              <w:rPr>
                <w:noProof/>
                <w:webHidden/>
              </w:rPr>
              <w:tab/>
            </w:r>
            <w:r>
              <w:rPr>
                <w:noProof/>
                <w:webHidden/>
              </w:rPr>
              <w:fldChar w:fldCharType="begin"/>
            </w:r>
            <w:r>
              <w:rPr>
                <w:noProof/>
                <w:webHidden/>
              </w:rPr>
              <w:instrText xml:space="preserve"> PAGEREF _Toc230368745 \h </w:instrText>
            </w:r>
            <w:r>
              <w:rPr>
                <w:noProof/>
                <w:webHidden/>
              </w:rPr>
            </w:r>
            <w:r>
              <w:rPr>
                <w:noProof/>
                <w:webHidden/>
              </w:rPr>
              <w:fldChar w:fldCharType="separate"/>
            </w:r>
            <w:r>
              <w:rPr>
                <w:noProof/>
                <w:webHidden/>
              </w:rPr>
              <w:t>1</w:t>
            </w:r>
            <w:r>
              <w:rPr>
                <w:noProof/>
                <w:webHidden/>
              </w:rPr>
              <w:fldChar w:fldCharType="end"/>
            </w:r>
          </w:hyperlink>
        </w:p>
        <w:p w14:paraId="03FE05E9" w14:textId="77777777" w:rsidR="009D738F" w:rsidRDefault="009D738F">
          <w:pPr>
            <w:pStyle w:val="TOC2"/>
            <w:tabs>
              <w:tab w:val="right" w:leader="dot" w:pos="9350"/>
            </w:tabs>
            <w:rPr>
              <w:noProof/>
            </w:rPr>
          </w:pPr>
          <w:hyperlink w:anchor="_Toc230368746" w:history="1">
            <w:r w:rsidRPr="008C4FE5">
              <w:rPr>
                <w:rStyle w:val="Hyperlink"/>
                <w:noProof/>
              </w:rPr>
              <w:t>5.8 The pre-outcome decision: GO / FLAG / STOP</w:t>
            </w:r>
            <w:r>
              <w:rPr>
                <w:noProof/>
                <w:webHidden/>
              </w:rPr>
              <w:tab/>
            </w:r>
            <w:r>
              <w:rPr>
                <w:noProof/>
                <w:webHidden/>
              </w:rPr>
              <w:fldChar w:fldCharType="begin"/>
            </w:r>
            <w:r>
              <w:rPr>
                <w:noProof/>
                <w:webHidden/>
              </w:rPr>
              <w:instrText xml:space="preserve"> PAGEREF _Toc230368746 \h </w:instrText>
            </w:r>
            <w:r>
              <w:rPr>
                <w:noProof/>
                <w:webHidden/>
              </w:rPr>
            </w:r>
            <w:r>
              <w:rPr>
                <w:noProof/>
                <w:webHidden/>
              </w:rPr>
              <w:fldChar w:fldCharType="separate"/>
            </w:r>
            <w:r>
              <w:rPr>
                <w:noProof/>
                <w:webHidden/>
              </w:rPr>
              <w:t>1</w:t>
            </w:r>
            <w:r>
              <w:rPr>
                <w:noProof/>
                <w:webHidden/>
              </w:rPr>
              <w:fldChar w:fldCharType="end"/>
            </w:r>
          </w:hyperlink>
        </w:p>
        <w:p w14:paraId="43356B86" w14:textId="77777777" w:rsidR="009D738F" w:rsidRDefault="009D738F">
          <w:pPr>
            <w:pStyle w:val="TOC2"/>
            <w:tabs>
              <w:tab w:val="right" w:leader="dot" w:pos="9350"/>
            </w:tabs>
            <w:rPr>
              <w:noProof/>
            </w:rPr>
          </w:pPr>
          <w:hyperlink w:anchor="_Toc230368747" w:history="1">
            <w:r w:rsidRPr="008C4FE5">
              <w:rPr>
                <w:rStyle w:val="Hyperlink"/>
                <w:noProof/>
              </w:rPr>
              <w:t>5.9 Stage 4 — Locked primary analysis</w:t>
            </w:r>
            <w:r>
              <w:rPr>
                <w:noProof/>
                <w:webHidden/>
              </w:rPr>
              <w:tab/>
            </w:r>
            <w:r>
              <w:rPr>
                <w:noProof/>
                <w:webHidden/>
              </w:rPr>
              <w:fldChar w:fldCharType="begin"/>
            </w:r>
            <w:r>
              <w:rPr>
                <w:noProof/>
                <w:webHidden/>
              </w:rPr>
              <w:instrText xml:space="preserve"> PAGEREF _Toc230368747 \h </w:instrText>
            </w:r>
            <w:r>
              <w:rPr>
                <w:noProof/>
                <w:webHidden/>
              </w:rPr>
            </w:r>
            <w:r>
              <w:rPr>
                <w:noProof/>
                <w:webHidden/>
              </w:rPr>
              <w:fldChar w:fldCharType="separate"/>
            </w:r>
            <w:r>
              <w:rPr>
                <w:noProof/>
                <w:webHidden/>
              </w:rPr>
              <w:t>1</w:t>
            </w:r>
            <w:r>
              <w:rPr>
                <w:noProof/>
                <w:webHidden/>
              </w:rPr>
              <w:fldChar w:fldCharType="end"/>
            </w:r>
          </w:hyperlink>
        </w:p>
        <w:p w14:paraId="736AD023" w14:textId="77777777" w:rsidR="009D738F" w:rsidRDefault="009D738F">
          <w:pPr>
            <w:pStyle w:val="TOC2"/>
            <w:tabs>
              <w:tab w:val="right" w:leader="dot" w:pos="9350"/>
            </w:tabs>
            <w:rPr>
              <w:noProof/>
            </w:rPr>
          </w:pPr>
          <w:hyperlink w:anchor="_Toc230368748" w:history="1">
            <w:r w:rsidRPr="008C4FE5">
              <w:rPr>
                <w:rStyle w:val="Hyperlink"/>
                <w:noProof/>
              </w:rPr>
              <w:t>5.10 Post-outcome sensitivity</w:t>
            </w:r>
            <w:r>
              <w:rPr>
                <w:noProof/>
                <w:webHidden/>
              </w:rPr>
              <w:tab/>
            </w:r>
            <w:r>
              <w:rPr>
                <w:noProof/>
                <w:webHidden/>
              </w:rPr>
              <w:fldChar w:fldCharType="begin"/>
            </w:r>
            <w:r>
              <w:rPr>
                <w:noProof/>
                <w:webHidden/>
              </w:rPr>
              <w:instrText xml:space="preserve"> PAGEREF _Toc230368748 \h </w:instrText>
            </w:r>
            <w:r>
              <w:rPr>
                <w:noProof/>
                <w:webHidden/>
              </w:rPr>
            </w:r>
            <w:r>
              <w:rPr>
                <w:noProof/>
                <w:webHidden/>
              </w:rPr>
              <w:fldChar w:fldCharType="separate"/>
            </w:r>
            <w:r>
              <w:rPr>
                <w:noProof/>
                <w:webHidden/>
              </w:rPr>
              <w:t>1</w:t>
            </w:r>
            <w:r>
              <w:rPr>
                <w:noProof/>
                <w:webHidden/>
              </w:rPr>
              <w:fldChar w:fldCharType="end"/>
            </w:r>
          </w:hyperlink>
        </w:p>
        <w:p w14:paraId="63BFD476" w14:textId="77777777" w:rsidR="009D738F" w:rsidRDefault="009D738F">
          <w:pPr>
            <w:pStyle w:val="TOC2"/>
            <w:tabs>
              <w:tab w:val="right" w:leader="dot" w:pos="9350"/>
            </w:tabs>
            <w:rPr>
              <w:noProof/>
            </w:rPr>
          </w:pPr>
          <w:hyperlink w:anchor="_Toc230368749" w:history="1">
            <w:r w:rsidRPr="008C4FE5">
              <w:rPr>
                <w:rStyle w:val="Hyperlink"/>
                <w:noProof/>
              </w:rPr>
              <w:t>5.11 Export the dossier</w:t>
            </w:r>
            <w:r>
              <w:rPr>
                <w:noProof/>
                <w:webHidden/>
              </w:rPr>
              <w:tab/>
            </w:r>
            <w:r>
              <w:rPr>
                <w:noProof/>
                <w:webHidden/>
              </w:rPr>
              <w:fldChar w:fldCharType="begin"/>
            </w:r>
            <w:r>
              <w:rPr>
                <w:noProof/>
                <w:webHidden/>
              </w:rPr>
              <w:instrText xml:space="preserve"> PAGEREF _Toc230368749 \h </w:instrText>
            </w:r>
            <w:r>
              <w:rPr>
                <w:noProof/>
                <w:webHidden/>
              </w:rPr>
            </w:r>
            <w:r>
              <w:rPr>
                <w:noProof/>
                <w:webHidden/>
              </w:rPr>
              <w:fldChar w:fldCharType="separate"/>
            </w:r>
            <w:r>
              <w:rPr>
                <w:noProof/>
                <w:webHidden/>
              </w:rPr>
              <w:t>1</w:t>
            </w:r>
            <w:r>
              <w:rPr>
                <w:noProof/>
                <w:webHidden/>
              </w:rPr>
              <w:fldChar w:fldCharType="end"/>
            </w:r>
          </w:hyperlink>
        </w:p>
        <w:p w14:paraId="5146958C" w14:textId="77777777" w:rsidR="009D738F" w:rsidRDefault="009D738F">
          <w:pPr>
            <w:pStyle w:val="TOC1"/>
            <w:tabs>
              <w:tab w:val="right" w:leader="dot" w:pos="9350"/>
            </w:tabs>
            <w:rPr>
              <w:noProof/>
            </w:rPr>
          </w:pPr>
          <w:hyperlink w:anchor="_Toc230368750" w:history="1">
            <w:r w:rsidRPr="008C4FE5">
              <w:rPr>
                <w:rStyle w:val="Hyperlink"/>
                <w:noProof/>
              </w:rPr>
              <w:t>6. The simulation study, in plain English</w:t>
            </w:r>
            <w:r>
              <w:rPr>
                <w:noProof/>
                <w:webHidden/>
              </w:rPr>
              <w:tab/>
            </w:r>
            <w:r>
              <w:rPr>
                <w:noProof/>
                <w:webHidden/>
              </w:rPr>
              <w:fldChar w:fldCharType="begin"/>
            </w:r>
            <w:r>
              <w:rPr>
                <w:noProof/>
                <w:webHidden/>
              </w:rPr>
              <w:instrText xml:space="preserve"> PAGEREF _Toc230368750 \h </w:instrText>
            </w:r>
            <w:r>
              <w:rPr>
                <w:noProof/>
                <w:webHidden/>
              </w:rPr>
            </w:r>
            <w:r>
              <w:rPr>
                <w:noProof/>
                <w:webHidden/>
              </w:rPr>
              <w:fldChar w:fldCharType="separate"/>
            </w:r>
            <w:r>
              <w:rPr>
                <w:noProof/>
                <w:webHidden/>
              </w:rPr>
              <w:t>1</w:t>
            </w:r>
            <w:r>
              <w:rPr>
                <w:noProof/>
                <w:webHidden/>
              </w:rPr>
              <w:fldChar w:fldCharType="end"/>
            </w:r>
          </w:hyperlink>
        </w:p>
        <w:p w14:paraId="1BE3FE2B" w14:textId="77777777" w:rsidR="009D738F" w:rsidRDefault="009D738F">
          <w:pPr>
            <w:pStyle w:val="TOC2"/>
            <w:tabs>
              <w:tab w:val="right" w:leader="dot" w:pos="9350"/>
            </w:tabs>
            <w:rPr>
              <w:noProof/>
            </w:rPr>
          </w:pPr>
          <w:hyperlink w:anchor="_Toc230368751" w:history="1">
            <w:r w:rsidRPr="008C4FE5">
              <w:rPr>
                <w:rStyle w:val="Hyperlink"/>
                <w:noProof/>
              </w:rPr>
              <w:t>6.1 Design</w:t>
            </w:r>
            <w:r>
              <w:rPr>
                <w:noProof/>
                <w:webHidden/>
              </w:rPr>
              <w:tab/>
            </w:r>
            <w:r>
              <w:rPr>
                <w:noProof/>
                <w:webHidden/>
              </w:rPr>
              <w:fldChar w:fldCharType="begin"/>
            </w:r>
            <w:r>
              <w:rPr>
                <w:noProof/>
                <w:webHidden/>
              </w:rPr>
              <w:instrText xml:space="preserve"> PAGEREF _Toc230368751 \h </w:instrText>
            </w:r>
            <w:r>
              <w:rPr>
                <w:noProof/>
                <w:webHidden/>
              </w:rPr>
            </w:r>
            <w:r>
              <w:rPr>
                <w:noProof/>
                <w:webHidden/>
              </w:rPr>
              <w:fldChar w:fldCharType="separate"/>
            </w:r>
            <w:r>
              <w:rPr>
                <w:noProof/>
                <w:webHidden/>
              </w:rPr>
              <w:t>1</w:t>
            </w:r>
            <w:r>
              <w:rPr>
                <w:noProof/>
                <w:webHidden/>
              </w:rPr>
              <w:fldChar w:fldCharType="end"/>
            </w:r>
          </w:hyperlink>
        </w:p>
        <w:p w14:paraId="149A7717" w14:textId="77777777" w:rsidR="009D738F" w:rsidRDefault="009D738F">
          <w:pPr>
            <w:pStyle w:val="TOC2"/>
            <w:tabs>
              <w:tab w:val="right" w:leader="dot" w:pos="9350"/>
            </w:tabs>
            <w:rPr>
              <w:noProof/>
            </w:rPr>
          </w:pPr>
          <w:hyperlink w:anchor="_Toc230368752" w:history="1">
            <w:r w:rsidRPr="008C4FE5">
              <w:rPr>
                <w:rStyle w:val="Hyperlink"/>
                <w:noProof/>
              </w:rPr>
              <w:t>6.2 What we found</w:t>
            </w:r>
            <w:r>
              <w:rPr>
                <w:noProof/>
                <w:webHidden/>
              </w:rPr>
              <w:tab/>
            </w:r>
            <w:r>
              <w:rPr>
                <w:noProof/>
                <w:webHidden/>
              </w:rPr>
              <w:fldChar w:fldCharType="begin"/>
            </w:r>
            <w:r>
              <w:rPr>
                <w:noProof/>
                <w:webHidden/>
              </w:rPr>
              <w:instrText xml:space="preserve"> PAGEREF _Toc230368752 \h </w:instrText>
            </w:r>
            <w:r>
              <w:rPr>
                <w:noProof/>
                <w:webHidden/>
              </w:rPr>
            </w:r>
            <w:r>
              <w:rPr>
                <w:noProof/>
                <w:webHidden/>
              </w:rPr>
              <w:fldChar w:fldCharType="separate"/>
            </w:r>
            <w:r>
              <w:rPr>
                <w:noProof/>
                <w:webHidden/>
              </w:rPr>
              <w:t>1</w:t>
            </w:r>
            <w:r>
              <w:rPr>
                <w:noProof/>
                <w:webHidden/>
              </w:rPr>
              <w:fldChar w:fldCharType="end"/>
            </w:r>
          </w:hyperlink>
        </w:p>
        <w:p w14:paraId="04D75B11" w14:textId="77777777" w:rsidR="009D738F" w:rsidRDefault="009D738F">
          <w:pPr>
            <w:pStyle w:val="TOC2"/>
            <w:tabs>
              <w:tab w:val="right" w:leader="dot" w:pos="9350"/>
            </w:tabs>
            <w:rPr>
              <w:noProof/>
            </w:rPr>
          </w:pPr>
          <w:hyperlink w:anchor="_Toc230368753" w:history="1">
            <w:r w:rsidRPr="008C4FE5">
              <w:rPr>
                <w:rStyle w:val="Hyperlink"/>
                <w:noProof/>
              </w:rPr>
              <w:t>6.3 What this means for method choice</w:t>
            </w:r>
            <w:r>
              <w:rPr>
                <w:noProof/>
                <w:webHidden/>
              </w:rPr>
              <w:tab/>
            </w:r>
            <w:r>
              <w:rPr>
                <w:noProof/>
                <w:webHidden/>
              </w:rPr>
              <w:fldChar w:fldCharType="begin"/>
            </w:r>
            <w:r>
              <w:rPr>
                <w:noProof/>
                <w:webHidden/>
              </w:rPr>
              <w:instrText xml:space="preserve"> PAGEREF _Toc230368753 \h </w:instrText>
            </w:r>
            <w:r>
              <w:rPr>
                <w:noProof/>
                <w:webHidden/>
              </w:rPr>
            </w:r>
            <w:r>
              <w:rPr>
                <w:noProof/>
                <w:webHidden/>
              </w:rPr>
              <w:fldChar w:fldCharType="separate"/>
            </w:r>
            <w:r>
              <w:rPr>
                <w:noProof/>
                <w:webHidden/>
              </w:rPr>
              <w:t>1</w:t>
            </w:r>
            <w:r>
              <w:rPr>
                <w:noProof/>
                <w:webHidden/>
              </w:rPr>
              <w:fldChar w:fldCharType="end"/>
            </w:r>
          </w:hyperlink>
        </w:p>
        <w:p w14:paraId="54CD4702" w14:textId="77777777" w:rsidR="009D738F" w:rsidRDefault="009D738F">
          <w:pPr>
            <w:pStyle w:val="TOC2"/>
            <w:tabs>
              <w:tab w:val="right" w:leader="dot" w:pos="9350"/>
            </w:tabs>
            <w:rPr>
              <w:noProof/>
            </w:rPr>
          </w:pPr>
          <w:hyperlink w:anchor="_Toc230368754" w:history="1">
            <w:r w:rsidRPr="008C4FE5">
              <w:rPr>
                <w:rStyle w:val="Hyperlink"/>
                <w:noProof/>
              </w:rPr>
              <w:t>6.4 Traditional approach vs the outcome-blind workflow</w:t>
            </w:r>
            <w:r>
              <w:rPr>
                <w:noProof/>
                <w:webHidden/>
              </w:rPr>
              <w:tab/>
            </w:r>
            <w:r>
              <w:rPr>
                <w:noProof/>
                <w:webHidden/>
              </w:rPr>
              <w:fldChar w:fldCharType="begin"/>
            </w:r>
            <w:r>
              <w:rPr>
                <w:noProof/>
                <w:webHidden/>
              </w:rPr>
              <w:instrText xml:space="preserve"> PAGEREF _Toc230368754 \h </w:instrText>
            </w:r>
            <w:r>
              <w:rPr>
                <w:noProof/>
                <w:webHidden/>
              </w:rPr>
            </w:r>
            <w:r>
              <w:rPr>
                <w:noProof/>
                <w:webHidden/>
              </w:rPr>
              <w:fldChar w:fldCharType="separate"/>
            </w:r>
            <w:r>
              <w:rPr>
                <w:noProof/>
                <w:webHidden/>
              </w:rPr>
              <w:t>1</w:t>
            </w:r>
            <w:r>
              <w:rPr>
                <w:noProof/>
                <w:webHidden/>
              </w:rPr>
              <w:fldChar w:fldCharType="end"/>
            </w:r>
          </w:hyperlink>
        </w:p>
        <w:p w14:paraId="6229FB87" w14:textId="77777777" w:rsidR="009D738F" w:rsidRDefault="009D738F">
          <w:pPr>
            <w:pStyle w:val="TOC2"/>
            <w:tabs>
              <w:tab w:val="right" w:leader="dot" w:pos="9350"/>
            </w:tabs>
            <w:rPr>
              <w:noProof/>
            </w:rPr>
          </w:pPr>
          <w:hyperlink w:anchor="_Toc230368755" w:history="1">
            <w:r w:rsidRPr="008C4FE5">
              <w:rPr>
                <w:rStyle w:val="Hyperlink"/>
                <w:noProof/>
              </w:rPr>
              <w:t>6.5 What the simulation does and does not show</w:t>
            </w:r>
            <w:r>
              <w:rPr>
                <w:noProof/>
                <w:webHidden/>
              </w:rPr>
              <w:tab/>
            </w:r>
            <w:r>
              <w:rPr>
                <w:noProof/>
                <w:webHidden/>
              </w:rPr>
              <w:fldChar w:fldCharType="begin"/>
            </w:r>
            <w:r>
              <w:rPr>
                <w:noProof/>
                <w:webHidden/>
              </w:rPr>
              <w:instrText xml:space="preserve"> PAGEREF _Toc230368755 \h </w:instrText>
            </w:r>
            <w:r>
              <w:rPr>
                <w:noProof/>
                <w:webHidden/>
              </w:rPr>
            </w:r>
            <w:r>
              <w:rPr>
                <w:noProof/>
                <w:webHidden/>
              </w:rPr>
              <w:fldChar w:fldCharType="separate"/>
            </w:r>
            <w:r>
              <w:rPr>
                <w:noProof/>
                <w:webHidden/>
              </w:rPr>
              <w:t>1</w:t>
            </w:r>
            <w:r>
              <w:rPr>
                <w:noProof/>
                <w:webHidden/>
              </w:rPr>
              <w:fldChar w:fldCharType="end"/>
            </w:r>
          </w:hyperlink>
        </w:p>
        <w:p w14:paraId="7FA36825" w14:textId="77777777" w:rsidR="009D738F" w:rsidRDefault="009D738F">
          <w:pPr>
            <w:pStyle w:val="TOC1"/>
            <w:tabs>
              <w:tab w:val="right" w:leader="dot" w:pos="9350"/>
            </w:tabs>
            <w:rPr>
              <w:noProof/>
            </w:rPr>
          </w:pPr>
          <w:hyperlink w:anchor="_Toc230368756" w:history="1">
            <w:r w:rsidRPr="008C4FE5">
              <w:rPr>
                <w:rStyle w:val="Hyperlink"/>
                <w:noProof/>
              </w:rPr>
              <w:t>7. The case study (Rescue.Co Kenya Trauma Registry)</w:t>
            </w:r>
            <w:r>
              <w:rPr>
                <w:noProof/>
                <w:webHidden/>
              </w:rPr>
              <w:tab/>
            </w:r>
            <w:r>
              <w:rPr>
                <w:noProof/>
                <w:webHidden/>
              </w:rPr>
              <w:fldChar w:fldCharType="begin"/>
            </w:r>
            <w:r>
              <w:rPr>
                <w:noProof/>
                <w:webHidden/>
              </w:rPr>
              <w:instrText xml:space="preserve"> PAGEREF _Toc230368756 \h </w:instrText>
            </w:r>
            <w:r>
              <w:rPr>
                <w:noProof/>
                <w:webHidden/>
              </w:rPr>
            </w:r>
            <w:r>
              <w:rPr>
                <w:noProof/>
                <w:webHidden/>
              </w:rPr>
              <w:fldChar w:fldCharType="separate"/>
            </w:r>
            <w:r>
              <w:rPr>
                <w:noProof/>
                <w:webHidden/>
              </w:rPr>
              <w:t>1</w:t>
            </w:r>
            <w:r>
              <w:rPr>
                <w:noProof/>
                <w:webHidden/>
              </w:rPr>
              <w:fldChar w:fldCharType="end"/>
            </w:r>
          </w:hyperlink>
        </w:p>
        <w:p w14:paraId="3ADF482E" w14:textId="77777777" w:rsidR="009D738F" w:rsidRDefault="009D738F">
          <w:pPr>
            <w:pStyle w:val="TOC2"/>
            <w:tabs>
              <w:tab w:val="right" w:leader="dot" w:pos="9350"/>
            </w:tabs>
            <w:rPr>
              <w:noProof/>
            </w:rPr>
          </w:pPr>
          <w:hyperlink w:anchor="_Toc230368757" w:history="1">
            <w:r w:rsidRPr="008C4FE5">
              <w:rPr>
                <w:rStyle w:val="Hyperlink"/>
                <w:noProof/>
              </w:rPr>
              <w:t>7.1 The question</w:t>
            </w:r>
            <w:r>
              <w:rPr>
                <w:noProof/>
                <w:webHidden/>
              </w:rPr>
              <w:tab/>
            </w:r>
            <w:r>
              <w:rPr>
                <w:noProof/>
                <w:webHidden/>
              </w:rPr>
              <w:fldChar w:fldCharType="begin"/>
            </w:r>
            <w:r>
              <w:rPr>
                <w:noProof/>
                <w:webHidden/>
              </w:rPr>
              <w:instrText xml:space="preserve"> PAGEREF _Toc230368757 \h </w:instrText>
            </w:r>
            <w:r>
              <w:rPr>
                <w:noProof/>
                <w:webHidden/>
              </w:rPr>
            </w:r>
            <w:r>
              <w:rPr>
                <w:noProof/>
                <w:webHidden/>
              </w:rPr>
              <w:fldChar w:fldCharType="separate"/>
            </w:r>
            <w:r>
              <w:rPr>
                <w:noProof/>
                <w:webHidden/>
              </w:rPr>
              <w:t>1</w:t>
            </w:r>
            <w:r>
              <w:rPr>
                <w:noProof/>
                <w:webHidden/>
              </w:rPr>
              <w:fldChar w:fldCharType="end"/>
            </w:r>
          </w:hyperlink>
        </w:p>
        <w:p w14:paraId="22E0E68D" w14:textId="77777777" w:rsidR="009D738F" w:rsidRDefault="009D738F">
          <w:pPr>
            <w:pStyle w:val="TOC2"/>
            <w:tabs>
              <w:tab w:val="right" w:leader="dot" w:pos="9350"/>
            </w:tabs>
            <w:rPr>
              <w:noProof/>
            </w:rPr>
          </w:pPr>
          <w:hyperlink w:anchor="_Toc230368758" w:history="1">
            <w:r w:rsidRPr="008C4FE5">
              <w:rPr>
                <w:rStyle w:val="Hyperlink"/>
                <w:noProof/>
              </w:rPr>
              <w:t>7.2 What the pre-outcome stage showed</w:t>
            </w:r>
            <w:r>
              <w:rPr>
                <w:noProof/>
                <w:webHidden/>
              </w:rPr>
              <w:tab/>
            </w:r>
            <w:r>
              <w:rPr>
                <w:noProof/>
                <w:webHidden/>
              </w:rPr>
              <w:fldChar w:fldCharType="begin"/>
            </w:r>
            <w:r>
              <w:rPr>
                <w:noProof/>
                <w:webHidden/>
              </w:rPr>
              <w:instrText xml:space="preserve"> PAGEREF _Toc230368758 \h </w:instrText>
            </w:r>
            <w:r>
              <w:rPr>
                <w:noProof/>
                <w:webHidden/>
              </w:rPr>
            </w:r>
            <w:r>
              <w:rPr>
                <w:noProof/>
                <w:webHidden/>
              </w:rPr>
              <w:fldChar w:fldCharType="separate"/>
            </w:r>
            <w:r>
              <w:rPr>
                <w:noProof/>
                <w:webHidden/>
              </w:rPr>
              <w:t>1</w:t>
            </w:r>
            <w:r>
              <w:rPr>
                <w:noProof/>
                <w:webHidden/>
              </w:rPr>
              <w:fldChar w:fldCharType="end"/>
            </w:r>
          </w:hyperlink>
        </w:p>
        <w:p w14:paraId="28F980E5" w14:textId="77777777" w:rsidR="009D738F" w:rsidRDefault="009D738F">
          <w:pPr>
            <w:pStyle w:val="TOC2"/>
            <w:tabs>
              <w:tab w:val="right" w:leader="dot" w:pos="9350"/>
            </w:tabs>
            <w:rPr>
              <w:noProof/>
            </w:rPr>
          </w:pPr>
          <w:hyperlink w:anchor="_Toc230368759" w:history="1">
            <w:r w:rsidRPr="008C4FE5">
              <w:rPr>
                <w:rStyle w:val="Hyperlink"/>
                <w:noProof/>
              </w:rPr>
              <w:t>7.3 What the locked analysis showed</w:t>
            </w:r>
            <w:r>
              <w:rPr>
                <w:noProof/>
                <w:webHidden/>
              </w:rPr>
              <w:tab/>
            </w:r>
            <w:r>
              <w:rPr>
                <w:noProof/>
                <w:webHidden/>
              </w:rPr>
              <w:fldChar w:fldCharType="begin"/>
            </w:r>
            <w:r>
              <w:rPr>
                <w:noProof/>
                <w:webHidden/>
              </w:rPr>
              <w:instrText xml:space="preserve"> PAGEREF _Toc230368759 \h </w:instrText>
            </w:r>
            <w:r>
              <w:rPr>
                <w:noProof/>
                <w:webHidden/>
              </w:rPr>
            </w:r>
            <w:r>
              <w:rPr>
                <w:noProof/>
                <w:webHidden/>
              </w:rPr>
              <w:fldChar w:fldCharType="separate"/>
            </w:r>
            <w:r>
              <w:rPr>
                <w:noProof/>
                <w:webHidden/>
              </w:rPr>
              <w:t>1</w:t>
            </w:r>
            <w:r>
              <w:rPr>
                <w:noProof/>
                <w:webHidden/>
              </w:rPr>
              <w:fldChar w:fldCharType="end"/>
            </w:r>
          </w:hyperlink>
        </w:p>
        <w:p w14:paraId="06D2AA96" w14:textId="77777777" w:rsidR="009D738F" w:rsidRDefault="009D738F">
          <w:pPr>
            <w:pStyle w:val="TOC2"/>
            <w:tabs>
              <w:tab w:val="right" w:leader="dot" w:pos="9350"/>
            </w:tabs>
            <w:rPr>
              <w:noProof/>
            </w:rPr>
          </w:pPr>
          <w:hyperlink w:anchor="_Toc230368760" w:history="1">
            <w:r w:rsidRPr="008C4FE5">
              <w:rPr>
                <w:rStyle w:val="Hyperlink"/>
                <w:noProof/>
              </w:rPr>
              <w:t>7.4 How a reviewer reads it</w:t>
            </w:r>
            <w:r>
              <w:rPr>
                <w:noProof/>
                <w:webHidden/>
              </w:rPr>
              <w:tab/>
            </w:r>
            <w:r>
              <w:rPr>
                <w:noProof/>
                <w:webHidden/>
              </w:rPr>
              <w:fldChar w:fldCharType="begin"/>
            </w:r>
            <w:r>
              <w:rPr>
                <w:noProof/>
                <w:webHidden/>
              </w:rPr>
              <w:instrText xml:space="preserve"> PAGEREF _Toc230368760 \h </w:instrText>
            </w:r>
            <w:r>
              <w:rPr>
                <w:noProof/>
                <w:webHidden/>
              </w:rPr>
            </w:r>
            <w:r>
              <w:rPr>
                <w:noProof/>
                <w:webHidden/>
              </w:rPr>
              <w:fldChar w:fldCharType="separate"/>
            </w:r>
            <w:r>
              <w:rPr>
                <w:noProof/>
                <w:webHidden/>
              </w:rPr>
              <w:t>1</w:t>
            </w:r>
            <w:r>
              <w:rPr>
                <w:noProof/>
                <w:webHidden/>
              </w:rPr>
              <w:fldChar w:fldCharType="end"/>
            </w:r>
          </w:hyperlink>
        </w:p>
        <w:p w14:paraId="5AE6E45A" w14:textId="77777777" w:rsidR="009D738F" w:rsidRDefault="009D738F">
          <w:pPr>
            <w:pStyle w:val="TOC1"/>
            <w:tabs>
              <w:tab w:val="right" w:leader="dot" w:pos="9350"/>
            </w:tabs>
            <w:rPr>
              <w:noProof/>
            </w:rPr>
          </w:pPr>
          <w:hyperlink w:anchor="_Toc230368761" w:history="1">
            <w:r w:rsidRPr="008C4FE5">
              <w:rPr>
                <w:rStyle w:val="Hyperlink"/>
                <w:noProof/>
              </w:rPr>
              <w:t>8. How cleanTMLE compares to other tools</w:t>
            </w:r>
            <w:r>
              <w:rPr>
                <w:noProof/>
                <w:webHidden/>
              </w:rPr>
              <w:tab/>
            </w:r>
            <w:r>
              <w:rPr>
                <w:noProof/>
                <w:webHidden/>
              </w:rPr>
              <w:fldChar w:fldCharType="begin"/>
            </w:r>
            <w:r>
              <w:rPr>
                <w:noProof/>
                <w:webHidden/>
              </w:rPr>
              <w:instrText xml:space="preserve"> PAGEREF _Toc230368761 \h </w:instrText>
            </w:r>
            <w:r>
              <w:rPr>
                <w:noProof/>
                <w:webHidden/>
              </w:rPr>
            </w:r>
            <w:r>
              <w:rPr>
                <w:noProof/>
                <w:webHidden/>
              </w:rPr>
              <w:fldChar w:fldCharType="separate"/>
            </w:r>
            <w:r>
              <w:rPr>
                <w:noProof/>
                <w:webHidden/>
              </w:rPr>
              <w:t>1</w:t>
            </w:r>
            <w:r>
              <w:rPr>
                <w:noProof/>
                <w:webHidden/>
              </w:rPr>
              <w:fldChar w:fldCharType="end"/>
            </w:r>
          </w:hyperlink>
        </w:p>
        <w:p w14:paraId="66D342CF" w14:textId="77777777" w:rsidR="009D738F" w:rsidRDefault="009D738F">
          <w:pPr>
            <w:pStyle w:val="TOC1"/>
            <w:tabs>
              <w:tab w:val="right" w:leader="dot" w:pos="9350"/>
            </w:tabs>
            <w:rPr>
              <w:noProof/>
            </w:rPr>
          </w:pPr>
          <w:hyperlink w:anchor="_Toc230368762" w:history="1">
            <w:r w:rsidRPr="008C4FE5">
              <w:rPr>
                <w:rStyle w:val="Hyperlink"/>
                <w:noProof/>
              </w:rPr>
              <w:t>9. When to use this package</w:t>
            </w:r>
            <w:r>
              <w:rPr>
                <w:noProof/>
                <w:webHidden/>
              </w:rPr>
              <w:tab/>
            </w:r>
            <w:r>
              <w:rPr>
                <w:noProof/>
                <w:webHidden/>
              </w:rPr>
              <w:fldChar w:fldCharType="begin"/>
            </w:r>
            <w:r>
              <w:rPr>
                <w:noProof/>
                <w:webHidden/>
              </w:rPr>
              <w:instrText xml:space="preserve"> PAGEREF _Toc230368762 \h </w:instrText>
            </w:r>
            <w:r>
              <w:rPr>
                <w:noProof/>
                <w:webHidden/>
              </w:rPr>
            </w:r>
            <w:r>
              <w:rPr>
                <w:noProof/>
                <w:webHidden/>
              </w:rPr>
              <w:fldChar w:fldCharType="separate"/>
            </w:r>
            <w:r>
              <w:rPr>
                <w:noProof/>
                <w:webHidden/>
              </w:rPr>
              <w:t>1</w:t>
            </w:r>
            <w:r>
              <w:rPr>
                <w:noProof/>
                <w:webHidden/>
              </w:rPr>
              <w:fldChar w:fldCharType="end"/>
            </w:r>
          </w:hyperlink>
        </w:p>
        <w:p w14:paraId="51B6F18A" w14:textId="77777777" w:rsidR="009D738F" w:rsidRDefault="009D738F">
          <w:pPr>
            <w:pStyle w:val="TOC1"/>
            <w:tabs>
              <w:tab w:val="right" w:leader="dot" w:pos="9350"/>
            </w:tabs>
            <w:rPr>
              <w:noProof/>
            </w:rPr>
          </w:pPr>
          <w:hyperlink w:anchor="_Toc230368763" w:history="1">
            <w:r w:rsidRPr="008C4FE5">
              <w:rPr>
                <w:rStyle w:val="Hyperlink"/>
                <w:noProof/>
              </w:rPr>
              <w:t>10. When it is not the right tool</w:t>
            </w:r>
            <w:r>
              <w:rPr>
                <w:noProof/>
                <w:webHidden/>
              </w:rPr>
              <w:tab/>
            </w:r>
            <w:r>
              <w:rPr>
                <w:noProof/>
                <w:webHidden/>
              </w:rPr>
              <w:fldChar w:fldCharType="begin"/>
            </w:r>
            <w:r>
              <w:rPr>
                <w:noProof/>
                <w:webHidden/>
              </w:rPr>
              <w:instrText xml:space="preserve"> PAGEREF _Toc230368763 \h </w:instrText>
            </w:r>
            <w:r>
              <w:rPr>
                <w:noProof/>
                <w:webHidden/>
              </w:rPr>
            </w:r>
            <w:r>
              <w:rPr>
                <w:noProof/>
                <w:webHidden/>
              </w:rPr>
              <w:fldChar w:fldCharType="separate"/>
            </w:r>
            <w:r>
              <w:rPr>
                <w:noProof/>
                <w:webHidden/>
              </w:rPr>
              <w:t>1</w:t>
            </w:r>
            <w:r>
              <w:rPr>
                <w:noProof/>
                <w:webHidden/>
              </w:rPr>
              <w:fldChar w:fldCharType="end"/>
            </w:r>
          </w:hyperlink>
        </w:p>
        <w:p w14:paraId="725D1C03" w14:textId="77777777" w:rsidR="009D738F" w:rsidRDefault="009D738F">
          <w:pPr>
            <w:pStyle w:val="TOC1"/>
            <w:tabs>
              <w:tab w:val="right" w:leader="dot" w:pos="9350"/>
            </w:tabs>
            <w:rPr>
              <w:noProof/>
            </w:rPr>
          </w:pPr>
          <w:hyperlink w:anchor="_Toc230368764" w:history="1">
            <w:r w:rsidRPr="008C4FE5">
              <w:rPr>
                <w:rStyle w:val="Hyperlink"/>
                <w:noProof/>
              </w:rPr>
              <w:t>11. What this package does not do</w:t>
            </w:r>
            <w:r>
              <w:rPr>
                <w:noProof/>
                <w:webHidden/>
              </w:rPr>
              <w:tab/>
            </w:r>
            <w:r>
              <w:rPr>
                <w:noProof/>
                <w:webHidden/>
              </w:rPr>
              <w:fldChar w:fldCharType="begin"/>
            </w:r>
            <w:r>
              <w:rPr>
                <w:noProof/>
                <w:webHidden/>
              </w:rPr>
              <w:instrText xml:space="preserve"> PAGEREF _Toc230368764 \h </w:instrText>
            </w:r>
            <w:r>
              <w:rPr>
                <w:noProof/>
                <w:webHidden/>
              </w:rPr>
            </w:r>
            <w:r>
              <w:rPr>
                <w:noProof/>
                <w:webHidden/>
              </w:rPr>
              <w:fldChar w:fldCharType="separate"/>
            </w:r>
            <w:r>
              <w:rPr>
                <w:noProof/>
                <w:webHidden/>
              </w:rPr>
              <w:t>1</w:t>
            </w:r>
            <w:r>
              <w:rPr>
                <w:noProof/>
                <w:webHidden/>
              </w:rPr>
              <w:fldChar w:fldCharType="end"/>
            </w:r>
          </w:hyperlink>
        </w:p>
        <w:p w14:paraId="790899F8" w14:textId="77777777" w:rsidR="009D738F" w:rsidRDefault="009D738F">
          <w:pPr>
            <w:pStyle w:val="TOC1"/>
            <w:tabs>
              <w:tab w:val="right" w:leader="dot" w:pos="9350"/>
            </w:tabs>
            <w:rPr>
              <w:noProof/>
            </w:rPr>
          </w:pPr>
          <w:hyperlink w:anchor="_Toc230368765" w:history="1">
            <w:r w:rsidRPr="008C4FE5">
              <w:rPr>
                <w:rStyle w:val="Hyperlink"/>
                <w:noProof/>
              </w:rPr>
              <w:t>12. A short worked example</w:t>
            </w:r>
            <w:r>
              <w:rPr>
                <w:noProof/>
                <w:webHidden/>
              </w:rPr>
              <w:tab/>
            </w:r>
            <w:r>
              <w:rPr>
                <w:noProof/>
                <w:webHidden/>
              </w:rPr>
              <w:fldChar w:fldCharType="begin"/>
            </w:r>
            <w:r>
              <w:rPr>
                <w:noProof/>
                <w:webHidden/>
              </w:rPr>
              <w:instrText xml:space="preserve"> PAGEREF _Toc230368765 \h </w:instrText>
            </w:r>
            <w:r>
              <w:rPr>
                <w:noProof/>
                <w:webHidden/>
              </w:rPr>
            </w:r>
            <w:r>
              <w:rPr>
                <w:noProof/>
                <w:webHidden/>
              </w:rPr>
              <w:fldChar w:fldCharType="separate"/>
            </w:r>
            <w:r>
              <w:rPr>
                <w:noProof/>
                <w:webHidden/>
              </w:rPr>
              <w:t>1</w:t>
            </w:r>
            <w:r>
              <w:rPr>
                <w:noProof/>
                <w:webHidden/>
              </w:rPr>
              <w:fldChar w:fldCharType="end"/>
            </w:r>
          </w:hyperlink>
        </w:p>
        <w:p w14:paraId="5A07BB19" w14:textId="77777777" w:rsidR="009D738F" w:rsidRDefault="009D738F">
          <w:pPr>
            <w:pStyle w:val="TOC1"/>
            <w:tabs>
              <w:tab w:val="right" w:leader="dot" w:pos="9350"/>
            </w:tabs>
            <w:rPr>
              <w:noProof/>
            </w:rPr>
          </w:pPr>
          <w:hyperlink w:anchor="_Toc230368766" w:history="1">
            <w:r w:rsidRPr="008C4FE5">
              <w:rPr>
                <w:rStyle w:val="Hyperlink"/>
                <w:noProof/>
              </w:rPr>
              <w:t>13. Glossary</w:t>
            </w:r>
            <w:r>
              <w:rPr>
                <w:noProof/>
                <w:webHidden/>
              </w:rPr>
              <w:tab/>
            </w:r>
            <w:r>
              <w:rPr>
                <w:noProof/>
                <w:webHidden/>
              </w:rPr>
              <w:fldChar w:fldCharType="begin"/>
            </w:r>
            <w:r>
              <w:rPr>
                <w:noProof/>
                <w:webHidden/>
              </w:rPr>
              <w:instrText xml:space="preserve"> PAGEREF _Toc230368766 \h </w:instrText>
            </w:r>
            <w:r>
              <w:rPr>
                <w:noProof/>
                <w:webHidden/>
              </w:rPr>
            </w:r>
            <w:r>
              <w:rPr>
                <w:noProof/>
                <w:webHidden/>
              </w:rPr>
              <w:fldChar w:fldCharType="separate"/>
            </w:r>
            <w:r>
              <w:rPr>
                <w:noProof/>
                <w:webHidden/>
              </w:rPr>
              <w:t>1</w:t>
            </w:r>
            <w:r>
              <w:rPr>
                <w:noProof/>
                <w:webHidden/>
              </w:rPr>
              <w:fldChar w:fldCharType="end"/>
            </w:r>
          </w:hyperlink>
        </w:p>
        <w:p w14:paraId="75A19F98" w14:textId="77777777" w:rsidR="009D738F" w:rsidRDefault="009D738F">
          <w:pPr>
            <w:pStyle w:val="TOC1"/>
            <w:tabs>
              <w:tab w:val="right" w:leader="dot" w:pos="9350"/>
            </w:tabs>
            <w:rPr>
              <w:noProof/>
            </w:rPr>
          </w:pPr>
          <w:hyperlink w:anchor="_Toc230368767" w:history="1">
            <w:r w:rsidRPr="008C4FE5">
              <w:rPr>
                <w:rStyle w:val="Hyperlink"/>
                <w:noProof/>
              </w:rPr>
              <w:t>14. Resources</w:t>
            </w:r>
            <w:r>
              <w:rPr>
                <w:noProof/>
                <w:webHidden/>
              </w:rPr>
              <w:tab/>
            </w:r>
            <w:r>
              <w:rPr>
                <w:noProof/>
                <w:webHidden/>
              </w:rPr>
              <w:fldChar w:fldCharType="begin"/>
            </w:r>
            <w:r>
              <w:rPr>
                <w:noProof/>
                <w:webHidden/>
              </w:rPr>
              <w:instrText xml:space="preserve"> PAGEREF _Toc230368767 \h </w:instrText>
            </w:r>
            <w:r>
              <w:rPr>
                <w:noProof/>
                <w:webHidden/>
              </w:rPr>
            </w:r>
            <w:r>
              <w:rPr>
                <w:noProof/>
                <w:webHidden/>
              </w:rPr>
              <w:fldChar w:fldCharType="separate"/>
            </w:r>
            <w:r>
              <w:rPr>
                <w:noProof/>
                <w:webHidden/>
              </w:rPr>
              <w:t>1</w:t>
            </w:r>
            <w:r>
              <w:rPr>
                <w:noProof/>
                <w:webHidden/>
              </w:rPr>
              <w:fldChar w:fldCharType="end"/>
            </w:r>
          </w:hyperlink>
        </w:p>
        <w:p w14:paraId="5474918A" w14:textId="77777777" w:rsidR="009D738F" w:rsidRDefault="009D738F">
          <w:pPr>
            <w:pStyle w:val="TOC1"/>
            <w:tabs>
              <w:tab w:val="right" w:leader="dot" w:pos="9350"/>
            </w:tabs>
            <w:rPr>
              <w:noProof/>
            </w:rPr>
          </w:pPr>
          <w:hyperlink w:anchor="_Toc230368768" w:history="1">
            <w:r w:rsidRPr="008C4FE5">
              <w:rPr>
                <w:rStyle w:val="Hyperlink"/>
                <w:noProof/>
              </w:rPr>
              <w:t>15. Critical evaluation and verification</w:t>
            </w:r>
            <w:r>
              <w:rPr>
                <w:noProof/>
                <w:webHidden/>
              </w:rPr>
              <w:tab/>
            </w:r>
            <w:r>
              <w:rPr>
                <w:noProof/>
                <w:webHidden/>
              </w:rPr>
              <w:fldChar w:fldCharType="begin"/>
            </w:r>
            <w:r>
              <w:rPr>
                <w:noProof/>
                <w:webHidden/>
              </w:rPr>
              <w:instrText xml:space="preserve"> PAGEREF _Toc230368768 \h </w:instrText>
            </w:r>
            <w:r>
              <w:rPr>
                <w:noProof/>
                <w:webHidden/>
              </w:rPr>
            </w:r>
            <w:r>
              <w:rPr>
                <w:noProof/>
                <w:webHidden/>
              </w:rPr>
              <w:fldChar w:fldCharType="separate"/>
            </w:r>
            <w:r>
              <w:rPr>
                <w:noProof/>
                <w:webHidden/>
              </w:rPr>
              <w:t>1</w:t>
            </w:r>
            <w:r>
              <w:rPr>
                <w:noProof/>
                <w:webHidden/>
              </w:rPr>
              <w:fldChar w:fldCharType="end"/>
            </w:r>
          </w:hyperlink>
        </w:p>
        <w:p w14:paraId="170036C6" w14:textId="77777777" w:rsidR="009D738F" w:rsidRDefault="009D738F">
          <w:pPr>
            <w:pStyle w:val="TOC2"/>
            <w:tabs>
              <w:tab w:val="right" w:leader="dot" w:pos="9350"/>
            </w:tabs>
            <w:rPr>
              <w:noProof/>
            </w:rPr>
          </w:pPr>
          <w:hyperlink w:anchor="_Toc230368769" w:history="1">
            <w:r w:rsidRPr="008C4FE5">
              <w:rPr>
                <w:rStyle w:val="Hyperlink"/>
                <w:noProof/>
              </w:rPr>
              <w:t>15.1 Q1. Does cleanTMLE have all the functionality of the closest open-source / proprietary cumulative-risk reporting package?</w:t>
            </w:r>
            <w:r>
              <w:rPr>
                <w:noProof/>
                <w:webHidden/>
              </w:rPr>
              <w:tab/>
            </w:r>
            <w:r>
              <w:rPr>
                <w:noProof/>
                <w:webHidden/>
              </w:rPr>
              <w:fldChar w:fldCharType="begin"/>
            </w:r>
            <w:r>
              <w:rPr>
                <w:noProof/>
                <w:webHidden/>
              </w:rPr>
              <w:instrText xml:space="preserve"> PAGEREF _Toc230368769 \h </w:instrText>
            </w:r>
            <w:r>
              <w:rPr>
                <w:noProof/>
                <w:webHidden/>
              </w:rPr>
            </w:r>
            <w:r>
              <w:rPr>
                <w:noProof/>
                <w:webHidden/>
              </w:rPr>
              <w:fldChar w:fldCharType="separate"/>
            </w:r>
            <w:r>
              <w:rPr>
                <w:noProof/>
                <w:webHidden/>
              </w:rPr>
              <w:t>1</w:t>
            </w:r>
            <w:r>
              <w:rPr>
                <w:noProof/>
                <w:webHidden/>
              </w:rPr>
              <w:fldChar w:fldCharType="end"/>
            </w:r>
          </w:hyperlink>
        </w:p>
        <w:p w14:paraId="7E420306" w14:textId="77777777" w:rsidR="009D738F" w:rsidRDefault="009D738F">
          <w:pPr>
            <w:pStyle w:val="TOC2"/>
            <w:tabs>
              <w:tab w:val="right" w:leader="dot" w:pos="9350"/>
            </w:tabs>
            <w:rPr>
              <w:noProof/>
            </w:rPr>
          </w:pPr>
          <w:hyperlink w:anchor="_Toc230368770" w:history="1">
            <w:r w:rsidRPr="008C4FE5">
              <w:rPr>
                <w:rStyle w:val="Hyperlink"/>
                <w:noProof/>
              </w:rPr>
              <w:t>15.2 Q2. Is cleanTMLE an improvement on that package?</w:t>
            </w:r>
            <w:r>
              <w:rPr>
                <w:noProof/>
                <w:webHidden/>
              </w:rPr>
              <w:tab/>
            </w:r>
            <w:r>
              <w:rPr>
                <w:noProof/>
                <w:webHidden/>
              </w:rPr>
              <w:fldChar w:fldCharType="begin"/>
            </w:r>
            <w:r>
              <w:rPr>
                <w:noProof/>
                <w:webHidden/>
              </w:rPr>
              <w:instrText xml:space="preserve"> PAGEREF _Toc230368770 \h </w:instrText>
            </w:r>
            <w:r>
              <w:rPr>
                <w:noProof/>
                <w:webHidden/>
              </w:rPr>
            </w:r>
            <w:r>
              <w:rPr>
                <w:noProof/>
                <w:webHidden/>
              </w:rPr>
              <w:fldChar w:fldCharType="separate"/>
            </w:r>
            <w:r>
              <w:rPr>
                <w:noProof/>
                <w:webHidden/>
              </w:rPr>
              <w:t>1</w:t>
            </w:r>
            <w:r>
              <w:rPr>
                <w:noProof/>
                <w:webHidden/>
              </w:rPr>
              <w:fldChar w:fldCharType="end"/>
            </w:r>
          </w:hyperlink>
        </w:p>
        <w:p w14:paraId="457AE6C1" w14:textId="77777777" w:rsidR="009D738F" w:rsidRDefault="009D738F">
          <w:pPr>
            <w:pStyle w:val="TOC2"/>
            <w:tabs>
              <w:tab w:val="right" w:leader="dot" w:pos="9350"/>
            </w:tabs>
            <w:rPr>
              <w:noProof/>
            </w:rPr>
          </w:pPr>
          <w:hyperlink w:anchor="_Toc230368771" w:history="1">
            <w:r w:rsidRPr="008C4FE5">
              <w:rPr>
                <w:rStyle w:val="Hyperlink"/>
                <w:noProof/>
              </w:rPr>
              <w:t>15.3 Q3. Is the cleanTMLE vignette as readable as the comparator’s vignettes for a new user?</w:t>
            </w:r>
            <w:r>
              <w:rPr>
                <w:noProof/>
                <w:webHidden/>
              </w:rPr>
              <w:tab/>
            </w:r>
            <w:r>
              <w:rPr>
                <w:noProof/>
                <w:webHidden/>
              </w:rPr>
              <w:fldChar w:fldCharType="begin"/>
            </w:r>
            <w:r>
              <w:rPr>
                <w:noProof/>
                <w:webHidden/>
              </w:rPr>
              <w:instrText xml:space="preserve"> PAGEREF _Toc230368771 \h </w:instrText>
            </w:r>
            <w:r>
              <w:rPr>
                <w:noProof/>
                <w:webHidden/>
              </w:rPr>
            </w:r>
            <w:r>
              <w:rPr>
                <w:noProof/>
                <w:webHidden/>
              </w:rPr>
              <w:fldChar w:fldCharType="separate"/>
            </w:r>
            <w:r>
              <w:rPr>
                <w:noProof/>
                <w:webHidden/>
              </w:rPr>
              <w:t>1</w:t>
            </w:r>
            <w:r>
              <w:rPr>
                <w:noProof/>
                <w:webHidden/>
              </w:rPr>
              <w:fldChar w:fldCharType="end"/>
            </w:r>
          </w:hyperlink>
        </w:p>
        <w:p w14:paraId="16F35168" w14:textId="77777777" w:rsidR="009D738F" w:rsidRDefault="009D738F">
          <w:pPr>
            <w:pStyle w:val="TOC2"/>
            <w:tabs>
              <w:tab w:val="right" w:leader="dot" w:pos="9350"/>
            </w:tabs>
            <w:rPr>
              <w:noProof/>
            </w:rPr>
          </w:pPr>
          <w:hyperlink w:anchor="_Toc230368772" w:history="1">
            <w:r w:rsidRPr="008C4FE5">
              <w:rPr>
                <w:rStyle w:val="Hyperlink"/>
                <w:noProof/>
              </w:rPr>
              <w:t>15.4 Q4. Is the outcome-blind simulation functionality complete?</w:t>
            </w:r>
            <w:r>
              <w:rPr>
                <w:noProof/>
                <w:webHidden/>
              </w:rPr>
              <w:tab/>
            </w:r>
            <w:r>
              <w:rPr>
                <w:noProof/>
                <w:webHidden/>
              </w:rPr>
              <w:fldChar w:fldCharType="begin"/>
            </w:r>
            <w:r>
              <w:rPr>
                <w:noProof/>
                <w:webHidden/>
              </w:rPr>
              <w:instrText xml:space="preserve"> PAGEREF _Toc230368772 \h </w:instrText>
            </w:r>
            <w:r>
              <w:rPr>
                <w:noProof/>
                <w:webHidden/>
              </w:rPr>
            </w:r>
            <w:r>
              <w:rPr>
                <w:noProof/>
                <w:webHidden/>
              </w:rPr>
              <w:fldChar w:fldCharType="separate"/>
            </w:r>
            <w:r>
              <w:rPr>
                <w:noProof/>
                <w:webHidden/>
              </w:rPr>
              <w:t>1</w:t>
            </w:r>
            <w:r>
              <w:rPr>
                <w:noProof/>
                <w:webHidden/>
              </w:rPr>
              <w:fldChar w:fldCharType="end"/>
            </w:r>
          </w:hyperlink>
        </w:p>
        <w:p w14:paraId="0F86CDB6" w14:textId="77777777" w:rsidR="009D738F" w:rsidRDefault="009D738F">
          <w:pPr>
            <w:pStyle w:val="TOC2"/>
            <w:tabs>
              <w:tab w:val="right" w:leader="dot" w:pos="9350"/>
            </w:tabs>
            <w:rPr>
              <w:noProof/>
            </w:rPr>
          </w:pPr>
          <w:hyperlink w:anchor="_Toc230368773" w:history="1">
            <w:r w:rsidRPr="008C4FE5">
              <w:rPr>
                <w:rStyle w:val="Hyperlink"/>
                <w:noProof/>
              </w:rPr>
              <w:t>15.5 Using cleanTMLE without the staged-analysis governance layer (minimal mode)</w:t>
            </w:r>
            <w:r>
              <w:rPr>
                <w:noProof/>
                <w:webHidden/>
              </w:rPr>
              <w:tab/>
            </w:r>
            <w:r>
              <w:rPr>
                <w:noProof/>
                <w:webHidden/>
              </w:rPr>
              <w:fldChar w:fldCharType="begin"/>
            </w:r>
            <w:r>
              <w:rPr>
                <w:noProof/>
                <w:webHidden/>
              </w:rPr>
              <w:instrText xml:space="preserve"> PAGEREF _Toc230368773 \h </w:instrText>
            </w:r>
            <w:r>
              <w:rPr>
                <w:noProof/>
                <w:webHidden/>
              </w:rPr>
            </w:r>
            <w:r>
              <w:rPr>
                <w:noProof/>
                <w:webHidden/>
              </w:rPr>
              <w:fldChar w:fldCharType="separate"/>
            </w:r>
            <w:r>
              <w:rPr>
                <w:noProof/>
                <w:webHidden/>
              </w:rPr>
              <w:t>1</w:t>
            </w:r>
            <w:r>
              <w:rPr>
                <w:noProof/>
                <w:webHidden/>
              </w:rPr>
              <w:fldChar w:fldCharType="end"/>
            </w:r>
          </w:hyperlink>
        </w:p>
        <w:p w14:paraId="418E8B2B" w14:textId="77777777" w:rsidR="009D738F" w:rsidRDefault="009D738F">
          <w:pPr>
            <w:pStyle w:val="TOC2"/>
            <w:tabs>
              <w:tab w:val="right" w:leader="dot" w:pos="9350"/>
            </w:tabs>
            <w:rPr>
              <w:noProof/>
            </w:rPr>
          </w:pPr>
          <w:hyperlink w:anchor="_Toc230368774" w:history="1">
            <w:r w:rsidRPr="008C4FE5">
              <w:rPr>
                <w:rStyle w:val="Hyperlink"/>
                <w:noProof/>
              </w:rPr>
              <w:t>15.6 How the audits were run</w:t>
            </w:r>
            <w:r>
              <w:rPr>
                <w:noProof/>
                <w:webHidden/>
              </w:rPr>
              <w:tab/>
            </w:r>
            <w:r>
              <w:rPr>
                <w:noProof/>
                <w:webHidden/>
              </w:rPr>
              <w:fldChar w:fldCharType="begin"/>
            </w:r>
            <w:r>
              <w:rPr>
                <w:noProof/>
                <w:webHidden/>
              </w:rPr>
              <w:instrText xml:space="preserve"> PAGEREF _Toc230368774 \h </w:instrText>
            </w:r>
            <w:r>
              <w:rPr>
                <w:noProof/>
                <w:webHidden/>
              </w:rPr>
            </w:r>
            <w:r>
              <w:rPr>
                <w:noProof/>
                <w:webHidden/>
              </w:rPr>
              <w:fldChar w:fldCharType="separate"/>
            </w:r>
            <w:r>
              <w:rPr>
                <w:noProof/>
                <w:webHidden/>
              </w:rPr>
              <w:t>1</w:t>
            </w:r>
            <w:r>
              <w:rPr>
                <w:noProof/>
                <w:webHidden/>
              </w:rPr>
              <w:fldChar w:fldCharType="end"/>
            </w:r>
          </w:hyperlink>
        </w:p>
        <w:p w14:paraId="147DD87A" w14:textId="77777777" w:rsidR="009D738F" w:rsidRDefault="009D738F">
          <w:pPr>
            <w:pStyle w:val="TOC1"/>
            <w:tabs>
              <w:tab w:val="right" w:leader="dot" w:pos="9350"/>
            </w:tabs>
            <w:rPr>
              <w:noProof/>
            </w:rPr>
          </w:pPr>
          <w:hyperlink w:anchor="_Toc230368775" w:history="1">
            <w:r w:rsidRPr="008C4FE5">
              <w:rPr>
                <w:rStyle w:val="Hyperlink"/>
                <w:noProof/>
              </w:rPr>
              <w:t>16. A one-paragraph takeaway</w:t>
            </w:r>
            <w:r>
              <w:rPr>
                <w:noProof/>
                <w:webHidden/>
              </w:rPr>
              <w:tab/>
            </w:r>
            <w:r>
              <w:rPr>
                <w:noProof/>
                <w:webHidden/>
              </w:rPr>
              <w:fldChar w:fldCharType="begin"/>
            </w:r>
            <w:r>
              <w:rPr>
                <w:noProof/>
                <w:webHidden/>
              </w:rPr>
              <w:instrText xml:space="preserve"> PAGEREF _Toc230368775 \h </w:instrText>
            </w:r>
            <w:r>
              <w:rPr>
                <w:noProof/>
                <w:webHidden/>
              </w:rPr>
            </w:r>
            <w:r>
              <w:rPr>
                <w:noProof/>
                <w:webHidden/>
              </w:rPr>
              <w:fldChar w:fldCharType="separate"/>
            </w:r>
            <w:r>
              <w:rPr>
                <w:noProof/>
                <w:webHidden/>
              </w:rPr>
              <w:t>1</w:t>
            </w:r>
            <w:r>
              <w:rPr>
                <w:noProof/>
                <w:webHidden/>
              </w:rPr>
              <w:fldChar w:fldCharType="end"/>
            </w:r>
          </w:hyperlink>
        </w:p>
        <w:p w14:paraId="3AE66A5B" w14:textId="77777777" w:rsidR="00751267" w:rsidRDefault="00000000">
          <w:r>
            <w:fldChar w:fldCharType="end"/>
          </w:r>
        </w:p>
      </w:sdtContent>
    </w:sdt>
    <w:p w14:paraId="348AFB14" w14:textId="77777777" w:rsidR="00751267" w:rsidRDefault="00000000">
      <w:pPr>
        <w:pStyle w:val="Heading1"/>
      </w:pPr>
      <w:bookmarkStart w:id="0" w:name="what-this-report-is-and-who-it-is-for"/>
      <w:bookmarkStart w:id="1" w:name="_Toc230368724"/>
      <w:r>
        <w:t>1. What this report is, and who it is for</w:t>
      </w:r>
      <w:bookmarkEnd w:id="1"/>
    </w:p>
    <w:p w14:paraId="52CEF5D2" w14:textId="77777777" w:rsidR="00751267" w:rsidRDefault="00000000">
      <w:pPr>
        <w:pStyle w:val="FirstParagraph"/>
      </w:pPr>
      <w:r>
        <w:t xml:space="preserve">This report is written for an applied analyst — an epidemiologist, biostatistician, data scientist, or health-services researcher — who works with observational health data and </w:t>
      </w:r>
      <w:r>
        <w:lastRenderedPageBreak/>
        <w:t xml:space="preserve">has </w:t>
      </w:r>
      <w:r>
        <w:rPr>
          <w:i/>
          <w:iCs/>
        </w:rPr>
        <w:t>not</w:t>
      </w:r>
      <w:r>
        <w:t xml:space="preserve"> previously used targeted-learning methods or read the staging-and-clean-room methods literature. It is intended to be readable end-to-end in about an hour. By the end you should understand:</w:t>
      </w:r>
    </w:p>
    <w:p w14:paraId="68B96509" w14:textId="77777777" w:rsidR="00751267" w:rsidRDefault="00000000">
      <w:pPr>
        <w:pStyle w:val="Compact"/>
        <w:numPr>
          <w:ilvl w:val="0"/>
          <w:numId w:val="2"/>
        </w:numPr>
      </w:pPr>
      <w:r>
        <w:t>The problem the cleanTMLE R package is designed to address.</w:t>
      </w:r>
    </w:p>
    <w:p w14:paraId="2B65EBC1" w14:textId="77777777" w:rsidR="00751267" w:rsidRDefault="00000000">
      <w:pPr>
        <w:pStyle w:val="Compact"/>
        <w:numPr>
          <w:ilvl w:val="0"/>
          <w:numId w:val="2"/>
        </w:numPr>
      </w:pPr>
      <w:r>
        <w:t>The two main ideas it borrows from the methods literature (targeted learning and outcome-blind staged analysis), in plain language.</w:t>
      </w:r>
    </w:p>
    <w:p w14:paraId="00120AA8" w14:textId="77777777" w:rsidR="00751267" w:rsidRDefault="00000000">
      <w:pPr>
        <w:pStyle w:val="Compact"/>
        <w:numPr>
          <w:ilvl w:val="0"/>
          <w:numId w:val="2"/>
        </w:numPr>
      </w:pPr>
      <w:r>
        <w:t>How the workflow runs, step by step.</w:t>
      </w:r>
    </w:p>
    <w:p w14:paraId="4F2F83B5" w14:textId="77777777" w:rsidR="00751267" w:rsidRDefault="00000000">
      <w:pPr>
        <w:pStyle w:val="Compact"/>
        <w:numPr>
          <w:ilvl w:val="0"/>
          <w:numId w:val="2"/>
        </w:numPr>
      </w:pPr>
      <w:r>
        <w:t>What we learned from the simulation study and the worked case study.</w:t>
      </w:r>
    </w:p>
    <w:p w14:paraId="6CDC84D4" w14:textId="77777777" w:rsidR="00751267" w:rsidRDefault="00000000">
      <w:pPr>
        <w:pStyle w:val="Compact"/>
        <w:numPr>
          <w:ilvl w:val="0"/>
          <w:numId w:val="2"/>
        </w:numPr>
      </w:pPr>
      <w:r>
        <w:t>When this package is useful, and when it is not the right tool.</w:t>
      </w:r>
    </w:p>
    <w:p w14:paraId="62E0AAD4" w14:textId="77777777" w:rsidR="00751267" w:rsidRDefault="00000000">
      <w:pPr>
        <w:pStyle w:val="FirstParagraph"/>
      </w:pPr>
      <w:r>
        <w:t>No prior exposure to TMLE, propensity-score methods beyond the basics, or clean-room methodology is assumed.</w:t>
      </w:r>
    </w:p>
    <w:p w14:paraId="600683EB" w14:textId="77777777" w:rsidR="00751267" w:rsidRDefault="00000000">
      <w:r>
        <w:pict w14:anchorId="251CC79E">
          <v:rect id="_x0000_i1025" style="width:0;height:1.5pt" o:hralign="center" o:hrstd="t" o:hr="t"/>
        </w:pict>
      </w:r>
    </w:p>
    <w:p w14:paraId="74FFC6B4" w14:textId="77777777" w:rsidR="00751267" w:rsidRDefault="00000000">
      <w:pPr>
        <w:pStyle w:val="Heading1"/>
      </w:pPr>
      <w:bookmarkStart w:id="2" w:name="the-problem"/>
      <w:bookmarkStart w:id="3" w:name="_Toc230368725"/>
      <w:bookmarkEnd w:id="0"/>
      <w:r>
        <w:t>2. The problem</w:t>
      </w:r>
      <w:bookmarkEnd w:id="3"/>
    </w:p>
    <w:p w14:paraId="1376DCA8" w14:textId="77777777" w:rsidR="00751267" w:rsidRDefault="00000000">
      <w:pPr>
        <w:pStyle w:val="Heading2"/>
      </w:pPr>
      <w:bookmarkStart w:id="4" w:name="Xef60a0982d0dda33021a8215f8ae9809c519554"/>
      <w:bookmarkStart w:id="5" w:name="_Toc230368726"/>
      <w:r>
        <w:t>2.1 What we are trying to do in observational research</w:t>
      </w:r>
      <w:bookmarkEnd w:id="5"/>
    </w:p>
    <w:p w14:paraId="51FBD6D9" w14:textId="77777777" w:rsidR="00751267" w:rsidRDefault="00000000">
      <w:pPr>
        <w:pStyle w:val="FirstParagraph"/>
      </w:pPr>
      <w:r>
        <w:t xml:space="preserve">Suppose you have data on a group of patients. Some received a treatment; others did not. You want to estimate what the treatment does — specifically, what the difference in some health outcome would be if everyone had received the treatment versus if no one had. This is a </w:t>
      </w:r>
      <w:r>
        <w:rPr>
          <w:i/>
          <w:iCs/>
        </w:rPr>
        <w:t>causal</w:t>
      </w:r>
      <w:r>
        <w:t xml:space="preserve"> question, and it is what every observational comparative-effectiveness or pharmacoepidemiology study is asking.</w:t>
      </w:r>
    </w:p>
    <w:p w14:paraId="456E170D" w14:textId="77777777" w:rsidR="00751267" w:rsidRDefault="00000000">
      <w:pPr>
        <w:pStyle w:val="BodyText"/>
      </w:pPr>
      <w:r>
        <w:t xml:space="preserve">In a randomised trial, the question is answered by the randomisation. In observational data, it has to be answered by </w:t>
      </w:r>
      <w:r>
        <w:rPr>
          <w:i/>
          <w:iCs/>
        </w:rPr>
        <w:t>adjustment</w:t>
      </w:r>
      <w:r>
        <w:t>: we measure as many baseline characteristics as we can, and we use statistical methods to mimic, as well as we are able, the balance that randomisation would have produced.</w:t>
      </w:r>
    </w:p>
    <w:p w14:paraId="2B772DDB" w14:textId="77777777" w:rsidR="00751267" w:rsidRDefault="00000000">
      <w:pPr>
        <w:pStyle w:val="Heading2"/>
      </w:pPr>
      <w:bookmarkStart w:id="6" w:name="why-this-is-harder-than-it-looks"/>
      <w:bookmarkStart w:id="7" w:name="_Toc230368727"/>
      <w:bookmarkEnd w:id="4"/>
      <w:commentRangeStart w:id="8"/>
      <w:commentRangeStart w:id="9"/>
      <w:r>
        <w:t>2.2 Why this is harder than it looks</w:t>
      </w:r>
      <w:bookmarkEnd w:id="7"/>
      <w:commentRangeEnd w:id="8"/>
      <w:r w:rsidR="00673F68">
        <w:rPr>
          <w:rStyle w:val="CommentReference"/>
          <w:sz w:val="32"/>
          <w:szCs w:val="32"/>
        </w:rPr>
        <w:commentReference w:id="8"/>
      </w:r>
      <w:commentRangeEnd w:id="9"/>
      <w:r w:rsidR="00673F68">
        <w:rPr>
          <w:rStyle w:val="CommentReference"/>
          <w:sz w:val="32"/>
          <w:szCs w:val="32"/>
        </w:rPr>
        <w:commentReference w:id="9"/>
      </w:r>
    </w:p>
    <w:p w14:paraId="16270620" w14:textId="77777777" w:rsidR="00751267" w:rsidRDefault="00000000">
      <w:pPr>
        <w:pStyle w:val="FirstParagraph"/>
      </w:pPr>
      <w:r>
        <w:t>Three things go wrong, often at once.</w:t>
      </w:r>
    </w:p>
    <w:p w14:paraId="7222ABC0" w14:textId="77777777" w:rsidR="00751267" w:rsidRDefault="00000000">
      <w:pPr>
        <w:numPr>
          <w:ilvl w:val="0"/>
          <w:numId w:val="3"/>
        </w:numPr>
      </w:pPr>
      <w:r>
        <w:rPr>
          <w:b/>
          <w:bCs/>
        </w:rPr>
        <w:t>Decisions accumulate during the analysis.</w:t>
      </w:r>
      <w:r>
        <w:t xml:space="preserve"> Even with a written protocol, the analyst runs into sparse events, missing values, model convergence problems, and outliers. They make choices to deal with each one. Many of those choices are made </w:t>
      </w:r>
      <w:r>
        <w:rPr>
          <w:i/>
          <w:iCs/>
        </w:rPr>
        <w:t>after</w:t>
      </w:r>
      <w:r>
        <w:t xml:space="preserve"> they have at least glanced at the comparison they are trying to estimate. A reviewer reading the final paper cannot tell which choices were prespecified and which were made under outcome pressure.</w:t>
      </w:r>
    </w:p>
    <w:p w14:paraId="3723D272" w14:textId="77777777" w:rsidR="00751267" w:rsidRDefault="00000000">
      <w:pPr>
        <w:numPr>
          <w:ilvl w:val="0"/>
          <w:numId w:val="3"/>
        </w:numPr>
      </w:pPr>
      <w:r>
        <w:rPr>
          <w:b/>
          <w:bCs/>
        </w:rPr>
        <w:t>Standard diagnostics tell you about the data, not about your estimator.</w:t>
      </w:r>
      <w:r>
        <w:t xml:space="preserve"> Looking at propensity-score overlap, balance tables, and weight distributions tells you whether your </w:t>
      </w:r>
      <w:r>
        <w:rPr>
          <w:i/>
          <w:iCs/>
        </w:rPr>
        <w:t>design</w:t>
      </w:r>
      <w:r>
        <w:t xml:space="preserve"> is feasible. None of those plots tells you whether the </w:t>
      </w:r>
      <w:r>
        <w:rPr>
          <w:i/>
          <w:iCs/>
        </w:rPr>
        <w:t>specific statistical method you plan to use</w:t>
      </w:r>
      <w:r>
        <w:t xml:space="preserve"> will give a reliable answer on </w:t>
      </w:r>
      <w:r>
        <w:rPr>
          <w:i/>
          <w:iCs/>
        </w:rPr>
        <w:t>your dataset</w:t>
      </w:r>
      <w:r>
        <w:t>.</w:t>
      </w:r>
    </w:p>
    <w:p w14:paraId="744D3641" w14:textId="77777777" w:rsidR="00751267" w:rsidRDefault="00000000">
      <w:pPr>
        <w:numPr>
          <w:ilvl w:val="0"/>
          <w:numId w:val="3"/>
        </w:numPr>
      </w:pPr>
      <w:r>
        <w:rPr>
          <w:b/>
          <w:bCs/>
        </w:rPr>
        <w:lastRenderedPageBreak/>
        <w:t xml:space="preserve">Data-quality concerns are usually documented as </w:t>
      </w:r>
      <w:commentRangeStart w:id="10"/>
      <w:r>
        <w:rPr>
          <w:b/>
          <w:bCs/>
        </w:rPr>
        <w:t>prose, not as numbers</w:t>
      </w:r>
      <w:commentRangeEnd w:id="10"/>
      <w:r w:rsidR="00673F68">
        <w:rPr>
          <w:rStyle w:val="CommentReference"/>
          <w:b/>
          <w:bCs/>
          <w:sz w:val="24"/>
          <w:szCs w:val="24"/>
        </w:rPr>
        <w:commentReference w:id="10"/>
      </w:r>
      <w:r>
        <w:rPr>
          <w:b/>
          <w:bCs/>
        </w:rPr>
        <w:t>.</w:t>
      </w:r>
      <w:r>
        <w:t xml:space="preserve"> A typical fit-for-purpose review writes “outcome ascertainment may have sensitivity around 0.90”. A reviewer cannot tell from that sentence whether the planned estimator is robust to it.</w:t>
      </w:r>
    </w:p>
    <w:p w14:paraId="51274975" w14:textId="77777777" w:rsidR="00751267" w:rsidRDefault="00000000">
      <w:pPr>
        <w:pStyle w:val="Heading2"/>
      </w:pPr>
      <w:bookmarkStart w:id="11" w:name="what-we-want-a-workflow-to-deliver"/>
      <w:bookmarkStart w:id="12" w:name="_Toc230368728"/>
      <w:bookmarkEnd w:id="6"/>
      <w:r>
        <w:t>2.3 What we want a workflow to deliver</w:t>
      </w:r>
      <w:bookmarkEnd w:id="12"/>
    </w:p>
    <w:p w14:paraId="6B39F26E" w14:textId="77777777" w:rsidR="00751267" w:rsidRDefault="00000000">
      <w:pPr>
        <w:pStyle w:val="FirstParagraph"/>
      </w:pPr>
      <w:r>
        <w:t xml:space="preserve">We want a single </w:t>
      </w:r>
      <w:commentRangeStart w:id="13"/>
      <w:commentRangeStart w:id="14"/>
      <w:r>
        <w:t>artefact</w:t>
      </w:r>
      <w:commentRangeEnd w:id="13"/>
      <w:r w:rsidR="00673F68">
        <w:rPr>
          <w:rStyle w:val="CommentReference"/>
          <w:sz w:val="24"/>
          <w:szCs w:val="24"/>
        </w:rPr>
        <w:commentReference w:id="13"/>
      </w:r>
      <w:commentRangeEnd w:id="14"/>
      <w:r w:rsidR="00673F68">
        <w:rPr>
          <w:rStyle w:val="CommentReference"/>
          <w:sz w:val="24"/>
          <w:szCs w:val="24"/>
        </w:rPr>
        <w:commentReference w:id="14"/>
      </w:r>
      <w:r>
        <w:t>, written before the analyst has seen the comparative answer, that lets a reviewer answer five questions:</w:t>
      </w:r>
    </w:p>
    <w:p w14:paraId="29165981" w14:textId="77777777" w:rsidR="00751267" w:rsidRDefault="00000000">
      <w:pPr>
        <w:pStyle w:val="Compact"/>
        <w:numPr>
          <w:ilvl w:val="0"/>
          <w:numId w:val="4"/>
        </w:numPr>
      </w:pPr>
      <w:r>
        <w:t>Was the cohort, treatment, outcome, and time horizon defined before the comparative analysis?</w:t>
      </w:r>
    </w:p>
    <w:p w14:paraId="597460EF" w14:textId="77777777" w:rsidR="00751267" w:rsidRDefault="00000000">
      <w:pPr>
        <w:pStyle w:val="Compact"/>
        <w:numPr>
          <w:ilvl w:val="0"/>
          <w:numId w:val="4"/>
        </w:numPr>
      </w:pPr>
      <w:r>
        <w:t>Was the statistical method chosen before the comparative analysis?</w:t>
      </w:r>
    </w:p>
    <w:p w14:paraId="60B79E11" w14:textId="77777777" w:rsidR="00751267" w:rsidRDefault="00000000">
      <w:pPr>
        <w:pStyle w:val="Compact"/>
        <w:numPr>
          <w:ilvl w:val="0"/>
          <w:numId w:val="4"/>
        </w:numPr>
      </w:pPr>
      <w:r>
        <w:t xml:space="preserve">Was the method checked against plausible data-quality problems for </w:t>
      </w:r>
      <w:r>
        <w:rPr>
          <w:i/>
          <w:iCs/>
        </w:rPr>
        <w:t>this</w:t>
      </w:r>
      <w:r>
        <w:t xml:space="preserve"> dataset?</w:t>
      </w:r>
    </w:p>
    <w:p w14:paraId="7F37EBEE" w14:textId="77777777" w:rsidR="00751267" w:rsidRDefault="00000000">
      <w:pPr>
        <w:pStyle w:val="Compact"/>
        <w:numPr>
          <w:ilvl w:val="0"/>
          <w:numId w:val="4"/>
        </w:numPr>
      </w:pPr>
      <w:r>
        <w:t>Are the diagnostics adequate, or are there warning signs that should change the analysis plan?</w:t>
      </w:r>
    </w:p>
    <w:p w14:paraId="1F631009" w14:textId="77777777" w:rsidR="00751267" w:rsidRDefault="00000000">
      <w:pPr>
        <w:pStyle w:val="Compact"/>
        <w:numPr>
          <w:ilvl w:val="0"/>
          <w:numId w:val="4"/>
        </w:numPr>
      </w:pPr>
      <w:r>
        <w:t>Is every decision recorded with a timestamp, a rationale, and a named author?</w:t>
      </w:r>
    </w:p>
    <w:p w14:paraId="366AE570" w14:textId="77777777" w:rsidR="00751267" w:rsidRDefault="00000000">
      <w:pPr>
        <w:pStyle w:val="FirstParagraph"/>
      </w:pPr>
      <w:r>
        <w:t>cleanTMLE is software that produces this artefact. It does not replace the careful design work that has to happen before any code runs; it makes that work auditable.</w:t>
      </w:r>
    </w:p>
    <w:p w14:paraId="3DF0CE0F" w14:textId="77777777" w:rsidR="00751267" w:rsidRDefault="00000000">
      <w:r>
        <w:pict w14:anchorId="5C22C31A">
          <v:rect id="_x0000_i1026" style="width:0;height:1.5pt" o:hralign="center" o:hrstd="t" o:hr="t"/>
        </w:pict>
      </w:r>
    </w:p>
    <w:p w14:paraId="5A1DDD28" w14:textId="77777777" w:rsidR="00751267" w:rsidRDefault="00000000">
      <w:pPr>
        <w:pStyle w:val="Heading1"/>
      </w:pPr>
      <w:bookmarkStart w:id="15" w:name="the-big-idea-in-plain-language"/>
      <w:bookmarkStart w:id="16" w:name="_Toc230368729"/>
      <w:bookmarkEnd w:id="2"/>
      <w:bookmarkEnd w:id="11"/>
      <w:r>
        <w:t>3. The big idea</w:t>
      </w:r>
      <w:commentRangeStart w:id="17"/>
      <w:r>
        <w:t>, in plain language</w:t>
      </w:r>
      <w:bookmarkEnd w:id="16"/>
      <w:commentRangeEnd w:id="17"/>
      <w:r w:rsidR="00673F68">
        <w:rPr>
          <w:rStyle w:val="CommentReference"/>
          <w:sz w:val="40"/>
          <w:szCs w:val="40"/>
        </w:rPr>
        <w:commentReference w:id="17"/>
      </w:r>
    </w:p>
    <w:p w14:paraId="46BA1ADA" w14:textId="77777777" w:rsidR="00751267" w:rsidRDefault="00000000">
      <w:pPr>
        <w:pStyle w:val="Heading2"/>
      </w:pPr>
      <w:bookmarkStart w:id="18" w:name="outcome-blind-staged-workflow"/>
      <w:bookmarkStart w:id="19" w:name="_Toc230368730"/>
      <w:r>
        <w:t>3.1 “Outcome-blind staged workflow”</w:t>
      </w:r>
      <w:bookmarkEnd w:id="19"/>
    </w:p>
    <w:p w14:paraId="6CA4F66F" w14:textId="77777777" w:rsidR="00751267" w:rsidRDefault="00000000">
      <w:pPr>
        <w:pStyle w:val="FirstParagraph"/>
      </w:pPr>
      <w:r>
        <w:t xml:space="preserve">The first idea is that the analysis should be split into stages, and the early stages should be completed </w:t>
      </w:r>
      <w:r>
        <w:rPr>
          <w:i/>
          <w:iCs/>
        </w:rPr>
        <w:t>before</w:t>
      </w:r>
      <w:r>
        <w:t xml:space="preserve"> anyone </w:t>
      </w:r>
      <w:commentRangeStart w:id="20"/>
      <w:r>
        <w:t>has seen the comparative result</w:t>
      </w:r>
      <w:commentRangeEnd w:id="20"/>
      <w:r w:rsidR="00673F68">
        <w:rPr>
          <w:rStyle w:val="CommentReference"/>
          <w:sz w:val="24"/>
          <w:szCs w:val="24"/>
        </w:rPr>
        <w:commentReference w:id="20"/>
      </w:r>
      <w:r>
        <w:t xml:space="preserve">. The analyst can look at baseline characteristics, propensity scores, weights, and even simulations that use a </w:t>
      </w:r>
      <w:r>
        <w:rPr>
          <w:i/>
          <w:iCs/>
        </w:rPr>
        <w:t>synthetic</w:t>
      </w:r>
      <w:r>
        <w:t xml:space="preserve"> version of the outcome </w:t>
      </w:r>
      <w:commentRangeStart w:id="21"/>
      <w:commentRangeStart w:id="22"/>
      <w:r>
        <w:t xml:space="preserve">— </w:t>
      </w:r>
      <w:commentRangeEnd w:id="21"/>
      <w:r w:rsidR="00673F68">
        <w:rPr>
          <w:rStyle w:val="CommentReference"/>
          <w:sz w:val="24"/>
          <w:szCs w:val="24"/>
        </w:rPr>
        <w:commentReference w:id="21"/>
      </w:r>
      <w:commentRangeEnd w:id="22"/>
      <w:r w:rsidR="00673F68">
        <w:rPr>
          <w:rStyle w:val="CommentReference"/>
          <w:sz w:val="24"/>
          <w:szCs w:val="24"/>
        </w:rPr>
        <w:commentReference w:id="22"/>
      </w:r>
      <w:r>
        <w:t>but the actual observed treatment-outcome comparison is not opened until the prespecified checks have been passed.</w:t>
      </w:r>
    </w:p>
    <w:p w14:paraId="0F8EE6FB" w14:textId="43621E44" w:rsidR="00751267" w:rsidRDefault="00000000">
      <w:pPr>
        <w:pStyle w:val="BodyText"/>
      </w:pPr>
      <w:r>
        <w:t xml:space="preserve">This is not as restrictive as it sounds. Most of the work in a careful observational study (defining the cohort, choosing covariates, fitting the propensity score, looking at balance) does not require seeing the </w:t>
      </w:r>
      <w:del w:id="23" w:author="Andrew Mertens" w:date="2026-05-22T19:09:00Z" w16du:dateUtc="2026-05-23T02:09:00Z">
        <w:r w:rsidDel="006209C5">
          <w:delText>comparative answer</w:delText>
        </w:r>
      </w:del>
      <w:ins w:id="24" w:author="Andrew Mertens" w:date="2026-05-22T19:09:00Z" w16du:dateUtc="2026-05-23T02:09:00Z">
        <w:r w:rsidR="006209C5">
          <w:t xml:space="preserve">outcome, </w:t>
        </w:r>
      </w:ins>
      <w:ins w:id="25" w:author="Andrew Mertens" w:date="2026-05-22T19:10:00Z" w16du:dateUtc="2026-05-23T02:10:00Z">
        <w:r w:rsidR="006209C5">
          <w:t>especially disagregated by treatment arm</w:t>
        </w:r>
      </w:ins>
      <w:r>
        <w:t>. The</w:t>
      </w:r>
      <w:ins w:id="26" w:author="Andrew Mertens" w:date="2026-05-22T19:10:00Z" w16du:dateUtc="2026-05-23T02:10:00Z">
        <w:r w:rsidR="006209C5">
          <w:t xml:space="preserve"> formal clean room</w:t>
        </w:r>
      </w:ins>
      <w:r>
        <w:t xml:space="preserve"> “lock” simply enforces that the analytic plan is finalised before the comparative analysis runs.</w:t>
      </w:r>
    </w:p>
    <w:p w14:paraId="783FD8F6" w14:textId="77777777" w:rsidR="00751267" w:rsidRDefault="00000000">
      <w:pPr>
        <w:pStyle w:val="Heading2"/>
      </w:pPr>
      <w:bookmarkStart w:id="27" w:name="clean-room-governance"/>
      <w:bookmarkStart w:id="28" w:name="_Toc230368731"/>
      <w:bookmarkEnd w:id="18"/>
      <w:r>
        <w:t>3.2 “Clean room” governance</w:t>
      </w:r>
      <w:bookmarkEnd w:id="28"/>
    </w:p>
    <w:p w14:paraId="447354E5" w14:textId="77777777" w:rsidR="00751267" w:rsidRDefault="00000000">
      <w:pPr>
        <w:pStyle w:val="FirstParagraph"/>
      </w:pPr>
      <w:r>
        <w:t>The second idea comes from clinical-trial governance. In a “</w:t>
      </w:r>
      <w:commentRangeStart w:id="29"/>
      <w:r>
        <w:t xml:space="preserve">clean room”, </w:t>
      </w:r>
      <w:commentRangeEnd w:id="29"/>
      <w:r w:rsidR="00FF67AD">
        <w:rPr>
          <w:rStyle w:val="CommentReference"/>
          <w:sz w:val="24"/>
          <w:szCs w:val="24"/>
        </w:rPr>
        <w:commentReference w:id="29"/>
      </w:r>
      <w:r>
        <w:t xml:space="preserve">the team running the analysis is separated from the team that has access to the comparative results, and decisions are made by a documented review process. The point is not the metaphor; the </w:t>
      </w:r>
      <w:r>
        <w:lastRenderedPageBreak/>
        <w:t xml:space="preserve">point is that the </w:t>
      </w:r>
      <w:r>
        <w:rPr>
          <w:i/>
          <w:iCs/>
        </w:rPr>
        <w:t>institutional</w:t>
      </w:r>
      <w:r>
        <w:t xml:space="preserve"> arrangement separates decision-making from outcome-driven temptation</w:t>
      </w:r>
      <w:commentRangeStart w:id="30"/>
      <w:r>
        <w:t>.</w:t>
      </w:r>
      <w:commentRangeEnd w:id="30"/>
      <w:r w:rsidR="00105A57">
        <w:rPr>
          <w:rStyle w:val="CommentReference"/>
          <w:sz w:val="24"/>
          <w:szCs w:val="24"/>
        </w:rPr>
        <w:commentReference w:id="30"/>
      </w:r>
    </w:p>
    <w:p w14:paraId="178CB507" w14:textId="77777777" w:rsidR="00751267" w:rsidRDefault="00000000">
      <w:pPr>
        <w:pStyle w:val="BodyText"/>
      </w:pPr>
      <w:r>
        <w:t xml:space="preserve">cleanTMLE implements the </w:t>
      </w:r>
      <w:r>
        <w:rPr>
          <w:i/>
          <w:iCs/>
        </w:rPr>
        <w:t>software side</w:t>
      </w:r>
      <w:r>
        <w:t xml:space="preserve"> of this arrangement. It cannot, on its own, separate teams or stop someone from looking at the data outside the package. What it can do is record </w:t>
      </w:r>
      <w:commentRangeStart w:id="31"/>
      <w:commentRangeStart w:id="32"/>
      <w:r>
        <w:t>everything the analysis does, so that if the institutional side is also in place, the two combine into a credible record.</w:t>
      </w:r>
      <w:commentRangeEnd w:id="31"/>
      <w:r w:rsidR="00007BDC">
        <w:rPr>
          <w:rStyle w:val="CommentReference"/>
          <w:sz w:val="24"/>
          <w:szCs w:val="24"/>
        </w:rPr>
        <w:commentReference w:id="31"/>
      </w:r>
      <w:commentRangeEnd w:id="32"/>
      <w:r w:rsidR="00007BDC">
        <w:rPr>
          <w:rStyle w:val="CommentReference"/>
          <w:sz w:val="24"/>
          <w:szCs w:val="24"/>
        </w:rPr>
        <w:commentReference w:id="32"/>
      </w:r>
    </w:p>
    <w:p w14:paraId="0C098D3C" w14:textId="419F62E5" w:rsidR="00751267" w:rsidDel="00BA23C4" w:rsidRDefault="00000000">
      <w:pPr>
        <w:pStyle w:val="Heading2"/>
        <w:rPr>
          <w:del w:id="33" w:author="Andrew Mertens" w:date="2026-05-22T19:14:00Z" w16du:dateUtc="2026-05-23T02:14:00Z"/>
        </w:rPr>
      </w:pPr>
      <w:bookmarkStart w:id="34" w:name="why-these-ideas-have-to-live-together"/>
      <w:bookmarkStart w:id="35" w:name="_Toc230368732"/>
      <w:bookmarkEnd w:id="27"/>
      <w:del w:id="36" w:author="Andrew Mertens" w:date="2026-05-22T19:14:00Z" w16du:dateUtc="2026-05-23T02:14:00Z">
        <w:r w:rsidDel="00BA23C4">
          <w:delText>3.3 Why these ideas have to live together</w:delText>
        </w:r>
        <w:bookmarkEnd w:id="35"/>
      </w:del>
    </w:p>
    <w:p w14:paraId="657BF968" w14:textId="77777777" w:rsidR="00751267" w:rsidRDefault="00000000">
      <w:pPr>
        <w:pStyle w:val="FirstParagraph"/>
      </w:pPr>
      <w:commentRangeStart w:id="37"/>
      <w:r>
        <w:t xml:space="preserve">A prespecified plan can fail during execution. Real datasets surprise you. A workflow that just refuses to update the plan when reality intervenes is worse than no plan at all. A workflow that allows updates </w:t>
      </w:r>
      <w:r>
        <w:rPr>
          <w:i/>
          <w:iCs/>
        </w:rPr>
        <w:t>and</w:t>
      </w:r>
      <w:r>
        <w:t xml:space="preserve"> records every update with a rationale and a timestamp gives you the best of both: flexibility plus credibility.</w:t>
      </w:r>
      <w:commentRangeEnd w:id="37"/>
      <w:r w:rsidR="00BA23C4">
        <w:rPr>
          <w:rStyle w:val="CommentReference"/>
          <w:sz w:val="24"/>
          <w:szCs w:val="24"/>
        </w:rPr>
        <w:commentReference w:id="37"/>
      </w:r>
    </w:p>
    <w:p w14:paraId="601BF6FA" w14:textId="77777777" w:rsidR="00751267" w:rsidRDefault="00000000">
      <w:commentRangeStart w:id="38"/>
      <w:r>
        <w:pict w14:anchorId="3CA399F5">
          <v:rect id="_x0000_i1027" style="width:0;height:1.5pt" o:hralign="center" o:hrstd="t" o:hr="t"/>
        </w:pict>
      </w:r>
      <w:commentRangeEnd w:id="38"/>
      <w:r w:rsidR="00007BDC">
        <w:rPr>
          <w:rStyle w:val="CommentReference"/>
          <w:sz w:val="24"/>
          <w:szCs w:val="24"/>
        </w:rPr>
        <w:commentReference w:id="38"/>
      </w:r>
    </w:p>
    <w:p w14:paraId="2BDEB9C0" w14:textId="474CF890" w:rsidR="00751267" w:rsidRDefault="00000000">
      <w:pPr>
        <w:pStyle w:val="Heading1"/>
      </w:pPr>
      <w:bookmarkStart w:id="39" w:name="the-statistical-method-in-plain-language"/>
      <w:bookmarkStart w:id="40" w:name="_Toc230368733"/>
      <w:bookmarkEnd w:id="15"/>
      <w:bookmarkEnd w:id="34"/>
      <w:r>
        <w:t>4. The statistical method</w:t>
      </w:r>
      <w:del w:id="41" w:author="Andrew Mertens" w:date="2026-05-22T19:15:00Z" w16du:dateUtc="2026-05-23T02:15:00Z">
        <w:r w:rsidDel="00BA23C4">
          <w:delText>, in plain language</w:delText>
        </w:r>
      </w:del>
      <w:bookmarkEnd w:id="40"/>
    </w:p>
    <w:p w14:paraId="1A88C7EE" w14:textId="77777777" w:rsidR="00751267" w:rsidRDefault="00000000">
      <w:pPr>
        <w:pStyle w:val="Heading2"/>
      </w:pPr>
      <w:bookmarkStart w:id="42" w:name="what-an-estimator-actually-does"/>
      <w:bookmarkStart w:id="43" w:name="_Toc230368734"/>
      <w:r>
        <w:t>4.1 What an estimator actually does</w:t>
      </w:r>
      <w:bookmarkEnd w:id="43"/>
    </w:p>
    <w:p w14:paraId="0C6AAC63" w14:textId="77777777" w:rsidR="00751267" w:rsidRDefault="00000000">
      <w:pPr>
        <w:pStyle w:val="FirstParagraph"/>
      </w:pPr>
      <w:r>
        <w:t>A “</w:t>
      </w:r>
      <w:commentRangeStart w:id="44"/>
      <w:r>
        <w:t>causal estimator</w:t>
      </w:r>
      <w:commentRangeEnd w:id="44"/>
      <w:r w:rsidR="00BA23C4">
        <w:rPr>
          <w:rStyle w:val="CommentReference"/>
          <w:sz w:val="24"/>
          <w:szCs w:val="24"/>
        </w:rPr>
        <w:commentReference w:id="44"/>
      </w:r>
      <w:r>
        <w:t>” is a recipe for turning a dataset into a number with a confidence interval. Different estimators use different recipes. They all aim at the same target (the average causal effect), but they get there in different ways.</w:t>
      </w:r>
    </w:p>
    <w:p w14:paraId="73640AE8" w14:textId="77777777" w:rsidR="00751267" w:rsidRDefault="00000000">
      <w:pPr>
        <w:pStyle w:val="Heading2"/>
      </w:pPr>
      <w:bookmarkStart w:id="45" w:name="three-traditional-methods"/>
      <w:bookmarkStart w:id="46" w:name="_Toc230368735"/>
      <w:bookmarkEnd w:id="42"/>
      <w:r>
        <w:t xml:space="preserve">4.2 </w:t>
      </w:r>
      <w:commentRangeStart w:id="47"/>
      <w:r>
        <w:t>Three traditional methods</w:t>
      </w:r>
      <w:bookmarkEnd w:id="46"/>
    </w:p>
    <w:p w14:paraId="60036848" w14:textId="77777777" w:rsidR="00751267" w:rsidRDefault="00000000">
      <w:pPr>
        <w:numPr>
          <w:ilvl w:val="0"/>
          <w:numId w:val="5"/>
        </w:numPr>
      </w:pPr>
      <w:commentRangeStart w:id="48"/>
      <w:r>
        <w:rPr>
          <w:b/>
          <w:bCs/>
        </w:rPr>
        <w:t>Crude or unadjusted comparison.</w:t>
      </w:r>
      <w:r>
        <w:t xml:space="preserve"> Compare the outcome rate in the treated group to the outcome rate in the untreated group. Easy, transparent, and almost always biased because the two groups differed at baseline.</w:t>
      </w:r>
      <w:commentRangeEnd w:id="48"/>
      <w:r w:rsidR="00BA23C4">
        <w:rPr>
          <w:rStyle w:val="CommentReference"/>
          <w:sz w:val="24"/>
          <w:szCs w:val="24"/>
        </w:rPr>
        <w:commentReference w:id="48"/>
      </w:r>
    </w:p>
    <w:p w14:paraId="7DC471B0" w14:textId="77777777" w:rsidR="00751267" w:rsidRDefault="00000000">
      <w:pPr>
        <w:numPr>
          <w:ilvl w:val="0"/>
          <w:numId w:val="5"/>
        </w:numPr>
      </w:pPr>
      <w:r>
        <w:rPr>
          <w:b/>
          <w:bCs/>
        </w:rPr>
        <w:t>Propensity-score matching.</w:t>
      </w:r>
      <w:r>
        <w:t xml:space="preserve"> For each treated person, find an untreated person with a similar profile of baseline characteristics, throw away unmatched people, and compare. The estimate is unbiased when matching has done its job. The downside is that you have effectively redefined the population to “people who could plausibly have gone either way”.</w:t>
      </w:r>
    </w:p>
    <w:p w14:paraId="744A5D7A" w14:textId="77777777" w:rsidR="00751267" w:rsidRDefault="00000000">
      <w:pPr>
        <w:numPr>
          <w:ilvl w:val="0"/>
          <w:numId w:val="5"/>
        </w:numPr>
      </w:pPr>
      <w:r>
        <w:rPr>
          <w:b/>
          <w:bCs/>
        </w:rPr>
        <w:t>Inverse-probability weighting (IPTW).</w:t>
      </w:r>
      <w:r>
        <w:t xml:space="preserve"> Re-weight people so that, in the weighted sample, the treated and untreated groups look balanced. Compare outcome rates in the weighted sample. Pros: keeps everyone. Cons: heavy weights on a few people can dominate the estimate, and the standard-error formula is conservative when the weights are estimated.</w:t>
      </w:r>
      <w:commentRangeEnd w:id="47"/>
      <w:r w:rsidR="00BA23C4">
        <w:rPr>
          <w:rStyle w:val="CommentReference"/>
          <w:sz w:val="24"/>
          <w:szCs w:val="24"/>
        </w:rPr>
        <w:commentReference w:id="47"/>
      </w:r>
    </w:p>
    <w:p w14:paraId="63F10AED" w14:textId="77777777" w:rsidR="00751267" w:rsidRDefault="00000000">
      <w:pPr>
        <w:pStyle w:val="Heading2"/>
      </w:pPr>
      <w:bookmarkStart w:id="49" w:name="X2a7775c9833aed5729fb991c5afa23bb26d7ffe"/>
      <w:bookmarkStart w:id="50" w:name="_Toc230368736"/>
      <w:bookmarkEnd w:id="45"/>
      <w:r>
        <w:lastRenderedPageBreak/>
        <w:t>4.3 The targeted-learning idea (TMLE), without the maths</w:t>
      </w:r>
      <w:bookmarkEnd w:id="50"/>
    </w:p>
    <w:p w14:paraId="313D1ECF" w14:textId="77777777" w:rsidR="00751267" w:rsidRDefault="00000000">
      <w:pPr>
        <w:pStyle w:val="FirstParagraph"/>
      </w:pPr>
      <w:r>
        <w:t>Targeted maximum-likelihood estimation, or TMLE, is a different recipe. It works in four steps:</w:t>
      </w:r>
      <w:commentRangeStart w:id="51"/>
      <w:commentRangeStart w:id="52"/>
    </w:p>
    <w:p w14:paraId="10D3B695" w14:textId="77777777" w:rsidR="00751267" w:rsidRDefault="00000000">
      <w:pPr>
        <w:pStyle w:val="Compact"/>
        <w:numPr>
          <w:ilvl w:val="0"/>
          <w:numId w:val="6"/>
        </w:numPr>
      </w:pPr>
      <w:r>
        <w:rPr>
          <w:b/>
          <w:bCs/>
        </w:rPr>
        <w:t>Predict who got the treatment.</w:t>
      </w:r>
      <w:r>
        <w:t xml:space="preserve"> Use any flexible model (machine learning is fine) on the baseline characteristics.</w:t>
      </w:r>
      <w:commentRangeEnd w:id="51"/>
      <w:r w:rsidR="00846015">
        <w:rPr>
          <w:rStyle w:val="CommentReference"/>
          <w:sz w:val="24"/>
          <w:szCs w:val="24"/>
        </w:rPr>
        <w:commentReference w:id="51"/>
      </w:r>
      <w:commentRangeEnd w:id="52"/>
      <w:r w:rsidR="00846015">
        <w:rPr>
          <w:rStyle w:val="CommentReference"/>
          <w:sz w:val="24"/>
          <w:szCs w:val="24"/>
        </w:rPr>
        <w:commentReference w:id="52"/>
      </w:r>
    </w:p>
    <w:p w14:paraId="25101B44" w14:textId="77777777" w:rsidR="00751267" w:rsidRDefault="00000000">
      <w:pPr>
        <w:pStyle w:val="Compact"/>
        <w:numPr>
          <w:ilvl w:val="0"/>
          <w:numId w:val="6"/>
        </w:numPr>
      </w:pPr>
      <w:r>
        <w:rPr>
          <w:b/>
          <w:bCs/>
        </w:rPr>
        <w:t>Predict the outcome.</w:t>
      </w:r>
      <w:r>
        <w:t xml:space="preserve"> Use any flexible model on baseline characteristics </w:t>
      </w:r>
      <w:r>
        <w:rPr>
          <w:i/>
          <w:iCs/>
        </w:rPr>
        <w:t>and</w:t>
      </w:r>
      <w:r>
        <w:t xml:space="preserve"> treatment.</w:t>
      </w:r>
    </w:p>
    <w:p w14:paraId="75F2CED3" w14:textId="77777777" w:rsidR="00751267" w:rsidRDefault="00000000">
      <w:pPr>
        <w:pStyle w:val="Compact"/>
        <w:numPr>
          <w:ilvl w:val="0"/>
          <w:numId w:val="6"/>
        </w:numPr>
      </w:pPr>
      <w:commentRangeStart w:id="53"/>
      <w:r>
        <w:rPr>
          <w:b/>
          <w:bCs/>
        </w:rPr>
        <w:t>Nudge (“target”) the estimate.</w:t>
      </w:r>
      <w:r>
        <w:t xml:space="preserve"> This is the distinctive part. The outcome predictions are slightly adjusted using the treatment predictions, in a specific way designed so that the resulting </w:t>
      </w:r>
      <w:r>
        <w:rPr>
          <w:i/>
          <w:iCs/>
        </w:rPr>
        <w:t>contrast</w:t>
      </w:r>
      <w:r>
        <w:t xml:space="preserve"> (treated minus untreated) is properly calibrated for the question we are asking.</w:t>
      </w:r>
      <w:commentRangeEnd w:id="53"/>
      <w:r w:rsidR="00F10209">
        <w:rPr>
          <w:rStyle w:val="CommentReference"/>
          <w:sz w:val="24"/>
          <w:szCs w:val="24"/>
        </w:rPr>
        <w:commentReference w:id="53"/>
      </w:r>
    </w:p>
    <w:p w14:paraId="7EF56DA8" w14:textId="77777777" w:rsidR="00751267" w:rsidRDefault="00000000">
      <w:pPr>
        <w:pStyle w:val="Compact"/>
        <w:numPr>
          <w:ilvl w:val="0"/>
          <w:numId w:val="6"/>
        </w:numPr>
      </w:pPr>
      <w:r>
        <w:rPr>
          <w:b/>
          <w:bCs/>
        </w:rPr>
        <w:t>Read off the contrast and its standard error.</w:t>
      </w:r>
    </w:p>
    <w:p w14:paraId="287CD3B9" w14:textId="77777777" w:rsidR="00751267" w:rsidRDefault="00000000">
      <w:pPr>
        <w:pStyle w:val="FirstParagraph"/>
      </w:pPr>
      <w:r>
        <w:t>The reason this works is a mathematical result called the “efficient influence function”, but the practical consequence is simple: TMLE can use very flexible machine-learning models for the prediction steps and still produce a treatment-effect estimate with a confidence interval you can interpret in the usual way. Most other methods either lock you into a parametric model (regression, IPTW) or lose interpretable inference when you use flexible models (raw machine-learning predictions).</w:t>
      </w:r>
    </w:p>
    <w:p w14:paraId="57D32644" w14:textId="77777777" w:rsidR="00751267" w:rsidRDefault="00000000">
      <w:pPr>
        <w:pStyle w:val="Heading2"/>
      </w:pPr>
      <w:bookmarkStart w:id="54" w:name="why-tmle-fits-a-staged-workflow"/>
      <w:bookmarkStart w:id="55" w:name="_Toc230368737"/>
      <w:bookmarkEnd w:id="49"/>
      <w:r>
        <w:t>4.4 Why TMLE fits a staged workflow</w:t>
      </w:r>
      <w:bookmarkEnd w:id="55"/>
    </w:p>
    <w:p w14:paraId="5A6FD22C" w14:textId="1B320FED" w:rsidR="00751267" w:rsidRDefault="00000000">
      <w:pPr>
        <w:pStyle w:val="FirstParagraph"/>
      </w:pPr>
      <w:r>
        <w:t xml:space="preserve">Every piece of the recipe — which machine-learning models to use, how the propensity weights are stabilised, how the targeting step is run — can be </w:t>
      </w:r>
      <w:r>
        <w:rPr>
          <w:b/>
          <w:bCs/>
        </w:rPr>
        <w:t>written down before the analysis run</w:t>
      </w:r>
      <w:commentRangeStart w:id="56"/>
      <w:r>
        <w:rPr>
          <w:b/>
          <w:bCs/>
        </w:rPr>
        <w:t>s</w:t>
      </w:r>
      <w:r>
        <w:t xml:space="preserve">. </w:t>
      </w:r>
      <w:commentRangeEnd w:id="56"/>
      <w:r w:rsidR="00F10209">
        <w:rPr>
          <w:rStyle w:val="CommentReference"/>
          <w:sz w:val="24"/>
          <w:szCs w:val="24"/>
        </w:rPr>
        <w:commentReference w:id="56"/>
      </w:r>
      <w:r>
        <w:t xml:space="preserve">The flexibility of the underlying models does not require any outcome-driven choices, because the choices that </w:t>
      </w:r>
      <w:r>
        <w:rPr>
          <w:i/>
          <w:iCs/>
        </w:rPr>
        <w:t>do</w:t>
      </w:r>
      <w:r>
        <w:t xml:space="preserve"> affect the estimate (the model library, the truncation rule) </w:t>
      </w:r>
      <w:del w:id="57" w:author="Andrew Mertens" w:date="2026-05-22T19:23:00Z" w16du:dateUtc="2026-05-23T02:23:00Z">
        <w:r w:rsidDel="00D679E1">
          <w:delText xml:space="preserve">are </w:delText>
        </w:r>
      </w:del>
      <w:ins w:id="58" w:author="Andrew Mertens" w:date="2026-05-22T19:23:00Z" w16du:dateUtc="2026-05-23T02:23:00Z">
        <w:r w:rsidR="00D679E1">
          <w:t>can be</w:t>
        </w:r>
        <w:r w:rsidR="00D679E1">
          <w:t xml:space="preserve"> </w:t>
        </w:r>
      </w:ins>
      <w:r>
        <w:t>made on baseline data, not on the comparative answer.</w:t>
      </w:r>
    </w:p>
    <w:p w14:paraId="0EDEC92A" w14:textId="77777777" w:rsidR="00751267" w:rsidRDefault="00000000">
      <w:pPr>
        <w:pStyle w:val="BodyText"/>
      </w:pPr>
      <w:r>
        <w:t>This is the technical reason TMLE is the package’s default. Most other estimators are also supported (matching, IPTW, AIPW), but TMLE has the nicest fit with the rest of the workflow.</w:t>
      </w:r>
    </w:p>
    <w:p w14:paraId="13D8084F" w14:textId="77777777" w:rsidR="00751267" w:rsidRDefault="00000000">
      <w:r>
        <w:pict w14:anchorId="6B5619DA">
          <v:rect id="_x0000_i1028" style="width:0;height:1.5pt" o:hralign="center" o:hrstd="t" o:hr="t"/>
        </w:pict>
      </w:r>
    </w:p>
    <w:p w14:paraId="61C36D14" w14:textId="77777777" w:rsidR="00751267" w:rsidRDefault="00000000">
      <w:pPr>
        <w:pStyle w:val="Heading1"/>
      </w:pPr>
      <w:bookmarkStart w:id="59" w:name="the-cleantmle-workflow-step-by-step"/>
      <w:bookmarkStart w:id="60" w:name="_Toc230368738"/>
      <w:bookmarkEnd w:id="39"/>
      <w:bookmarkEnd w:id="54"/>
      <w:r>
        <w:t>5. The cleanTMLE workflow, step by step</w:t>
      </w:r>
      <w:bookmarkEnd w:id="60"/>
    </w:p>
    <w:p w14:paraId="213C82D1" w14:textId="77777777" w:rsidR="00751267" w:rsidRDefault="00000000">
      <w:pPr>
        <w:pStyle w:val="FirstParagraph"/>
      </w:pPr>
      <w:r>
        <w:t>The workflow runs in numbered stages. Each stage produces a record. The comparative analysis only runs after all the records show that the prespecified checks have been passed.</w:t>
      </w:r>
    </w:p>
    <w:p w14:paraId="29734AA4" w14:textId="77777777" w:rsidR="00751267" w:rsidRDefault="00000000">
      <w:pPr>
        <w:pStyle w:val="Heading2"/>
      </w:pPr>
      <w:bookmarkStart w:id="61" w:name="stage-0-protocol-and-target-trial"/>
      <w:bookmarkStart w:id="62" w:name="_Toc230368739"/>
      <w:r>
        <w:lastRenderedPageBreak/>
        <w:t>5.1 Stage 0 — Protocol and target trial</w:t>
      </w:r>
      <w:bookmarkEnd w:id="62"/>
    </w:p>
    <w:p w14:paraId="470350B1" w14:textId="77777777" w:rsidR="00751267" w:rsidRDefault="00000000">
      <w:pPr>
        <w:pStyle w:val="FirstParagraph"/>
      </w:pPr>
      <w:r>
        <w:t xml:space="preserve">Before any code runs, the team writes the question down using the </w:t>
      </w:r>
      <w:r>
        <w:rPr>
          <w:b/>
          <w:bCs/>
        </w:rPr>
        <w:t>target-trial framework</w:t>
      </w:r>
      <w:r>
        <w:t>: if this were a randomised trial, who would be in it, what would the treatment be, what would the comparison be, what would the outcome be, when does follow-up start, how long is follow-up. This is external work, not software work. cleanTMLE assumes it has been done.</w:t>
      </w:r>
    </w:p>
    <w:p w14:paraId="653B6B58" w14:textId="77777777" w:rsidR="00751267" w:rsidRDefault="00000000">
      <w:pPr>
        <w:pStyle w:val="Heading2"/>
      </w:pPr>
      <w:bookmarkStart w:id="63" w:name="stage-1a-lock-the-plan"/>
      <w:bookmarkStart w:id="64" w:name="_Toc230368740"/>
      <w:bookmarkEnd w:id="61"/>
      <w:commentRangeStart w:id="65"/>
      <w:r>
        <w:t>5.2 Stage 1a — Lock the plan</w:t>
      </w:r>
      <w:bookmarkEnd w:id="64"/>
      <w:commentRangeEnd w:id="65"/>
      <w:r w:rsidR="00F20D1B">
        <w:rPr>
          <w:rStyle w:val="CommentReference"/>
          <w:sz w:val="32"/>
          <w:szCs w:val="32"/>
        </w:rPr>
        <w:commentReference w:id="65"/>
      </w:r>
    </w:p>
    <w:p w14:paraId="3391EF07" w14:textId="77777777" w:rsidR="00751267" w:rsidRDefault="00000000">
      <w:pPr>
        <w:pStyle w:val="FirstParagraph"/>
      </w:pPr>
      <w:r>
        <w:t>The analytic plan is bundled into a single “lock” object. This object records the data shape, the covariate list, the SuperLearner library, the seed, and the candidate estimators. The lock is fingerprinted with a cryptographic hash, so any later change to the plan is detectable.</w:t>
      </w:r>
    </w:p>
    <w:p w14:paraId="008BB424" w14:textId="77777777" w:rsidR="00751267" w:rsidRDefault="00000000">
      <w:pPr>
        <w:pStyle w:val="Heading2"/>
      </w:pPr>
      <w:bookmarkStart w:id="66" w:name="stage-1b-cohort-adequacy"/>
      <w:bookmarkStart w:id="67" w:name="_Toc230368741"/>
      <w:bookmarkEnd w:id="63"/>
      <w:r>
        <w:t>5.3 Stage 1b — Cohort adequacy</w:t>
      </w:r>
      <w:bookmarkEnd w:id="67"/>
    </w:p>
    <w:p w14:paraId="0A8A7F54" w14:textId="77777777" w:rsidR="00751267" w:rsidRDefault="00000000">
      <w:pPr>
        <w:pStyle w:val="FirstParagraph"/>
      </w:pPr>
      <w:r>
        <w:t>Check that the cohort has enough people and enough events to support the question being asked. If you have 50 events in each arm, you cannot estimate a small risk difference with any precision. This is a software-enforced checkpoint.</w:t>
      </w:r>
    </w:p>
    <w:p w14:paraId="7E438078" w14:textId="77777777" w:rsidR="00751267" w:rsidRDefault="00000000">
      <w:pPr>
        <w:pStyle w:val="Heading2"/>
      </w:pPr>
      <w:bookmarkStart w:id="68" w:name="stage-2a-design-diagnostics"/>
      <w:bookmarkStart w:id="69" w:name="_Toc230368742"/>
      <w:bookmarkEnd w:id="66"/>
      <w:r>
        <w:t>5.4 Stage 2a — Design diagnostics</w:t>
      </w:r>
      <w:bookmarkEnd w:id="69"/>
    </w:p>
    <w:p w14:paraId="7EA487D2" w14:textId="77777777" w:rsidR="00751267" w:rsidRDefault="00000000">
      <w:pPr>
        <w:pStyle w:val="FirstParagraph"/>
      </w:pPr>
      <w:commentRangeStart w:id="70"/>
      <w:r>
        <w:t>Standard observational-study diagnostics: fit the propensity score, look at overlap, look at balance after weighting, compute the effective sample size. None of this involves the outcome.</w:t>
      </w:r>
      <w:commentRangeEnd w:id="70"/>
      <w:r w:rsidR="00B10A05">
        <w:rPr>
          <w:rStyle w:val="CommentReference"/>
          <w:sz w:val="24"/>
          <w:szCs w:val="24"/>
        </w:rPr>
        <w:commentReference w:id="70"/>
      </w:r>
    </w:p>
    <w:p w14:paraId="08FB6E11" w14:textId="77777777" w:rsidR="00751267" w:rsidRDefault="00000000">
      <w:pPr>
        <w:pStyle w:val="Heading2"/>
      </w:pPr>
      <w:bookmarkStart w:id="71" w:name="X6cf797e9c232225d7e7f688a5202d6b74194cf9"/>
      <w:bookmarkStart w:id="72" w:name="_Toc230368743"/>
      <w:bookmarkEnd w:id="68"/>
      <w:commentRangeStart w:id="73"/>
      <w:r>
        <w:t>5.5 Stage 2b — Baseline plasmode candidate selection</w:t>
      </w:r>
      <w:bookmarkEnd w:id="72"/>
      <w:commentRangeEnd w:id="73"/>
      <w:r w:rsidR="00D27970">
        <w:rPr>
          <w:rStyle w:val="CommentReference"/>
          <w:sz w:val="32"/>
          <w:szCs w:val="32"/>
        </w:rPr>
        <w:commentReference w:id="73"/>
      </w:r>
    </w:p>
    <w:p w14:paraId="30BA2F82" w14:textId="77777777" w:rsidR="00751267" w:rsidRDefault="00000000">
      <w:pPr>
        <w:pStyle w:val="FirstParagraph"/>
      </w:pPr>
      <w:r>
        <w:t xml:space="preserve">This is where the package starts doing something a standard pipeline does not. We have several candidate methods (different SuperLearner libraries, different truncation levels). Which one should we use? Instead of guessing, we generate a </w:t>
      </w:r>
      <w:r>
        <w:rPr>
          <w:i/>
          <w:iCs/>
        </w:rPr>
        <w:t>synthetic</w:t>
      </w:r>
      <w:r>
        <w:t xml:space="preserve"> outcome using the real covariate and treatment structure but a known synthetic treatment effect, then compare how each candidate method performs on this synthetic outcome.</w:t>
      </w:r>
    </w:p>
    <w:p w14:paraId="71BD63F1" w14:textId="77777777" w:rsidR="00751267" w:rsidRDefault="00000000">
      <w:pPr>
        <w:pStyle w:val="BodyText"/>
      </w:pPr>
      <w:r>
        <w:t>This is called a “plasmode” simulation. The candidate with the best performance under the synthetic outcome is locked in as the primary specification.</w:t>
      </w:r>
    </w:p>
    <w:p w14:paraId="09B00CF7" w14:textId="77777777" w:rsidR="00751267" w:rsidRDefault="00000000">
      <w:pPr>
        <w:pStyle w:val="BodyText"/>
      </w:pPr>
      <w:r>
        <w:t xml:space="preserve">Crucially, the </w:t>
      </w:r>
      <w:r>
        <w:rPr>
          <w:i/>
          <w:iCs/>
        </w:rPr>
        <w:t>real</w:t>
      </w:r>
      <w:r>
        <w:t xml:space="preserve"> outcome has not been touched. The selection is based entirely on synthetic outcomes generated from the analyst’s model.</w:t>
      </w:r>
    </w:p>
    <w:p w14:paraId="41EE0F4F" w14:textId="77777777" w:rsidR="00751267" w:rsidRDefault="00000000">
      <w:pPr>
        <w:pStyle w:val="Heading2"/>
      </w:pPr>
      <w:bookmarkStart w:id="74" w:name="stage-2c-data-quality-stress-test"/>
      <w:bookmarkStart w:id="75" w:name="_Toc230368744"/>
      <w:bookmarkEnd w:id="71"/>
      <w:r>
        <w:t>5.6 Stage 2c — Data-quality stress test</w:t>
      </w:r>
      <w:bookmarkEnd w:id="75"/>
    </w:p>
    <w:p w14:paraId="64CE30A6" w14:textId="77777777" w:rsidR="00751267" w:rsidRDefault="00000000">
      <w:pPr>
        <w:pStyle w:val="FirstParagraph"/>
      </w:pPr>
      <w:r>
        <w:t xml:space="preserve">The fit-for-purpose review for the study lists specific data-quality concerns: outcome ascertainment may be imperfect, exposure may be misclassified, a key confounder may be unmeasured, some covariates may be missing. We turn each of those concerns into a </w:t>
      </w:r>
      <w:r>
        <w:rPr>
          <w:i/>
          <w:iCs/>
        </w:rPr>
        <w:lastRenderedPageBreak/>
        <w:t>quantitative perturbation</w:t>
      </w:r>
      <w:r>
        <w:t xml:space="preserve"> of the synthetic outcome, and re-run the candidate-selection simulation under each perturbation.</w:t>
      </w:r>
    </w:p>
    <w:p w14:paraId="552D402C" w14:textId="77777777" w:rsidR="00751267" w:rsidRDefault="00000000">
      <w:pPr>
        <w:pStyle w:val="BodyText"/>
      </w:pPr>
      <w:r>
        <w:t>The four built-in threats are:</w:t>
      </w:r>
    </w:p>
    <w:p w14:paraId="4403B917" w14:textId="77777777" w:rsidR="00751267" w:rsidRDefault="00000000">
      <w:pPr>
        <w:pStyle w:val="Compact"/>
        <w:numPr>
          <w:ilvl w:val="0"/>
          <w:numId w:val="7"/>
        </w:numPr>
      </w:pPr>
      <w:r>
        <w:rPr>
          <w:b/>
          <w:bCs/>
        </w:rPr>
        <w:t>Covariate missingness.</w:t>
      </w:r>
      <w:r>
        <w:t xml:space="preserve"> A specified fraction of covariate values are made MCAR-missing, then mean-imputed.</w:t>
      </w:r>
    </w:p>
    <w:p w14:paraId="5DE090C7" w14:textId="77777777" w:rsidR="00751267" w:rsidRDefault="00000000">
      <w:pPr>
        <w:pStyle w:val="Compact"/>
        <w:numPr>
          <w:ilvl w:val="0"/>
          <w:numId w:val="7"/>
        </w:numPr>
      </w:pPr>
      <w:r>
        <w:rPr>
          <w:b/>
          <w:bCs/>
        </w:rPr>
        <w:t>Exposure misclassification.</w:t>
      </w:r>
      <w:r>
        <w:t xml:space="preserve"> Treatment status is flipped with a specified sensitivity and specificity.</w:t>
      </w:r>
    </w:p>
    <w:p w14:paraId="0B1F11F1" w14:textId="77777777" w:rsidR="00751267" w:rsidRDefault="00000000">
      <w:pPr>
        <w:pStyle w:val="Compact"/>
        <w:numPr>
          <w:ilvl w:val="0"/>
          <w:numId w:val="7"/>
        </w:numPr>
      </w:pPr>
      <w:r>
        <w:rPr>
          <w:b/>
          <w:bCs/>
        </w:rPr>
        <w:t>Outcome misclassification.</w:t>
      </w:r>
      <w:r>
        <w:t xml:space="preserve"> Outcome status is flipped with a specified sensitivity and specificity, optionally differential by treatment.</w:t>
      </w:r>
    </w:p>
    <w:p w14:paraId="41FFF064" w14:textId="77777777" w:rsidR="00751267" w:rsidRDefault="00000000">
      <w:pPr>
        <w:pStyle w:val="Compact"/>
        <w:numPr>
          <w:ilvl w:val="0"/>
          <w:numId w:val="7"/>
        </w:numPr>
      </w:pPr>
      <w:r>
        <w:rPr>
          <w:b/>
          <w:bCs/>
        </w:rPr>
        <w:t>Unmeasured confounding.</w:t>
      </w:r>
      <w:r>
        <w:t xml:space="preserve"> A latent variable U is added that affects both treatment and outcome with specified strength.</w:t>
      </w:r>
    </w:p>
    <w:p w14:paraId="12B5FBC1" w14:textId="77777777" w:rsidR="00751267" w:rsidRDefault="00000000">
      <w:pPr>
        <w:pStyle w:val="FirstParagraph"/>
      </w:pPr>
      <w:r>
        <w:t>The output is a “degradation gradient” for each candidate: how badly does its bias, RMSE, or coverage get under increasingly severe versions of each threat. A robust candidate stays inside the thresholds. A fragile candidate “falls off a cliff”.</w:t>
      </w:r>
    </w:p>
    <w:p w14:paraId="6A87E344" w14:textId="77777777" w:rsidR="00751267" w:rsidRDefault="00000000">
      <w:pPr>
        <w:pStyle w:val="Heading2"/>
      </w:pPr>
      <w:bookmarkStart w:id="76" w:name="stage-3-negative-controls-optional"/>
      <w:bookmarkStart w:id="77" w:name="_Toc230368745"/>
      <w:bookmarkEnd w:id="74"/>
      <w:r>
        <w:t>5.7 Stage 3 — Negative controls (optional)</w:t>
      </w:r>
      <w:bookmarkEnd w:id="77"/>
    </w:p>
    <w:p w14:paraId="7A26A4D5" w14:textId="72493432" w:rsidR="00751267" w:rsidRDefault="00000000">
      <w:pPr>
        <w:pStyle w:val="FirstParagraph"/>
      </w:pPr>
      <w:r>
        <w:t xml:space="preserve">A negative-control outcome is a pre-treatment variable that should not be affected by the exposure. If your </w:t>
      </w:r>
      <w:del w:id="78" w:author="Andrew Mertens" w:date="2026-05-22T19:40:00Z" w16du:dateUtc="2026-05-23T02:40:00Z">
        <w:r w:rsidDel="006F0D73">
          <w:delText xml:space="preserve">TMLE </w:delText>
        </w:r>
      </w:del>
      <w:ins w:id="79" w:author="Andrew Mertens" w:date="2026-05-22T19:40:00Z" w16du:dateUtc="2026-05-23T02:40:00Z">
        <w:r w:rsidR="006F0D73">
          <w:t xml:space="preserve"> </w:t>
        </w:r>
      </w:ins>
      <w:r>
        <w:t>estimate of treatment effect on a negative-control outcome is far from zero, that is a signal of residual bias. This is a different probe of confounding from what plasmode or stress testing can give</w:t>
      </w:r>
      <w:ins w:id="80" w:author="Andrew Mertens" w:date="2026-05-22T19:40:00Z" w16du:dateUtc="2026-05-23T02:40:00Z">
        <w:r w:rsidR="006F0D73">
          <w:t>, but can only be run if the data contains a suitable begative control</w:t>
        </w:r>
      </w:ins>
      <w:r>
        <w:t>.</w:t>
      </w:r>
    </w:p>
    <w:p w14:paraId="378E6642" w14:textId="77777777" w:rsidR="00751267" w:rsidRDefault="00000000">
      <w:pPr>
        <w:pStyle w:val="Heading2"/>
      </w:pPr>
      <w:bookmarkStart w:id="81" w:name="the-pre-outcome-decision-go-flag-stop"/>
      <w:bookmarkStart w:id="82" w:name="_Toc230368746"/>
      <w:bookmarkEnd w:id="76"/>
      <w:r>
        <w:t xml:space="preserve">5.8 The pre-outcome decision: </w:t>
      </w:r>
      <w:commentRangeStart w:id="83"/>
      <w:r>
        <w:t>GO / FLAG / STOP</w:t>
      </w:r>
      <w:bookmarkEnd w:id="82"/>
    </w:p>
    <w:p w14:paraId="6CF5B496" w14:textId="77777777" w:rsidR="00751267" w:rsidRDefault="00000000">
      <w:pPr>
        <w:pStyle w:val="FirstParagraph"/>
      </w:pPr>
      <w:r>
        <w:t>All the records from the previous stages are aggregated into a single decision against the prespecified thresholds.</w:t>
      </w:r>
      <w:commentRangeEnd w:id="83"/>
      <w:r w:rsidR="00DB0244">
        <w:rPr>
          <w:rStyle w:val="CommentReference"/>
          <w:sz w:val="24"/>
          <w:szCs w:val="24"/>
        </w:rPr>
        <w:commentReference w:id="83"/>
      </w:r>
    </w:p>
    <w:tbl>
      <w:tblPr>
        <w:tblStyle w:val="Table"/>
        <w:tblW w:w="5000" w:type="pct"/>
        <w:tblLayout w:type="fixed"/>
        <w:tblLook w:val="0020" w:firstRow="1" w:lastRow="0" w:firstColumn="0" w:lastColumn="0" w:noHBand="0" w:noVBand="0"/>
      </w:tblPr>
      <w:tblGrid>
        <w:gridCol w:w="4788"/>
        <w:gridCol w:w="4788"/>
      </w:tblGrid>
      <w:tr w:rsidR="00751267" w14:paraId="490F5FD3" w14:textId="77777777" w:rsidTr="007512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1DCAB1" w14:textId="77777777" w:rsidR="00751267" w:rsidRDefault="00000000">
            <w:pPr>
              <w:pStyle w:val="Compact"/>
            </w:pPr>
            <w:r>
              <w:t>Label</w:t>
            </w:r>
          </w:p>
        </w:tc>
        <w:tc>
          <w:tcPr>
            <w:tcW w:w="3960" w:type="dxa"/>
          </w:tcPr>
          <w:p w14:paraId="76F5A6DD" w14:textId="77777777" w:rsidR="00751267" w:rsidRDefault="00000000">
            <w:pPr>
              <w:pStyle w:val="Compact"/>
            </w:pPr>
            <w:r>
              <w:t>Meaning</w:t>
            </w:r>
          </w:p>
        </w:tc>
      </w:tr>
      <w:tr w:rsidR="00751267" w14:paraId="466EE3B5" w14:textId="77777777">
        <w:tc>
          <w:tcPr>
            <w:tcW w:w="3960" w:type="dxa"/>
          </w:tcPr>
          <w:p w14:paraId="6DDBFF16" w14:textId="77777777" w:rsidR="00751267" w:rsidRDefault="00000000">
            <w:pPr>
              <w:pStyle w:val="Compact"/>
            </w:pPr>
            <w:r>
              <w:rPr>
                <w:b/>
                <w:bCs/>
              </w:rPr>
              <w:t>GO</w:t>
            </w:r>
          </w:p>
        </w:tc>
        <w:tc>
          <w:tcPr>
            <w:tcW w:w="3960" w:type="dxa"/>
          </w:tcPr>
          <w:p w14:paraId="2BD5DC3D" w14:textId="77777777" w:rsidR="00751267" w:rsidRDefault="00000000">
            <w:pPr>
              <w:pStyle w:val="Compact"/>
            </w:pPr>
            <w:r>
              <w:t>Proceed to the locked comparative analysis.</w:t>
            </w:r>
          </w:p>
        </w:tc>
      </w:tr>
      <w:tr w:rsidR="00751267" w14:paraId="261D7C92" w14:textId="77777777">
        <w:tc>
          <w:tcPr>
            <w:tcW w:w="3960" w:type="dxa"/>
          </w:tcPr>
          <w:p w14:paraId="27225E89" w14:textId="77777777" w:rsidR="00751267" w:rsidRDefault="00000000">
            <w:pPr>
              <w:pStyle w:val="Compact"/>
            </w:pPr>
            <w:r>
              <w:rPr>
                <w:b/>
                <w:bCs/>
              </w:rPr>
              <w:t>FLAG</w:t>
            </w:r>
          </w:p>
        </w:tc>
        <w:tc>
          <w:tcPr>
            <w:tcW w:w="3960" w:type="dxa"/>
          </w:tcPr>
          <w:p w14:paraId="6C91880E" w14:textId="77777777" w:rsidR="00751267" w:rsidRDefault="00000000">
            <w:pPr>
              <w:pStyle w:val="Compact"/>
            </w:pPr>
            <w:commentRangeStart w:id="84"/>
            <w:r>
              <w:t>Proceed, but document a concern that the report should address.</w:t>
            </w:r>
            <w:commentRangeEnd w:id="84"/>
            <w:r w:rsidR="009E2415">
              <w:rPr>
                <w:rStyle w:val="CommentReference"/>
                <w:sz w:val="24"/>
                <w:szCs w:val="24"/>
              </w:rPr>
              <w:commentReference w:id="84"/>
            </w:r>
          </w:p>
        </w:tc>
      </w:tr>
      <w:tr w:rsidR="00751267" w14:paraId="59F8D545" w14:textId="77777777">
        <w:tc>
          <w:tcPr>
            <w:tcW w:w="3960" w:type="dxa"/>
          </w:tcPr>
          <w:p w14:paraId="5440ADB4" w14:textId="77777777" w:rsidR="00751267" w:rsidRDefault="00000000">
            <w:pPr>
              <w:pStyle w:val="Compact"/>
            </w:pPr>
            <w:r>
              <w:rPr>
                <w:b/>
                <w:bCs/>
              </w:rPr>
              <w:t>STOP</w:t>
            </w:r>
          </w:p>
        </w:tc>
        <w:tc>
          <w:tcPr>
            <w:tcW w:w="3960" w:type="dxa"/>
          </w:tcPr>
          <w:p w14:paraId="5054A2DD" w14:textId="77777777" w:rsidR="00751267" w:rsidRDefault="00000000">
            <w:pPr>
              <w:pStyle w:val="Compact"/>
            </w:pPr>
            <w:r>
              <w:t>Do not run the comparative analysis as planned. Redesign, narrow the question, or document an override.</w:t>
            </w:r>
          </w:p>
        </w:tc>
      </w:tr>
    </w:tbl>
    <w:p w14:paraId="3A1AA1DE" w14:textId="77777777" w:rsidR="00751267" w:rsidRDefault="00000000">
      <w:pPr>
        <w:pStyle w:val="BodyText"/>
      </w:pPr>
      <w:r>
        <w:t xml:space="preserve">A GO decision is </w:t>
      </w:r>
      <w:r>
        <w:rPr>
          <w:b/>
          <w:bCs/>
        </w:rPr>
        <w:t>not</w:t>
      </w:r>
      <w:r>
        <w:t xml:space="preserve"> a guarantee that the answer is correct. It means: under the assumptions written down, the prespecified checks did not fail.</w:t>
      </w:r>
    </w:p>
    <w:p w14:paraId="2AC08769" w14:textId="77777777" w:rsidR="00751267" w:rsidRDefault="00000000">
      <w:pPr>
        <w:pStyle w:val="Heading2"/>
      </w:pPr>
      <w:bookmarkStart w:id="85" w:name="stage-4-locked-primary-analysis"/>
      <w:bookmarkStart w:id="86" w:name="_Toc230368747"/>
      <w:bookmarkEnd w:id="81"/>
      <w:r>
        <w:lastRenderedPageBreak/>
        <w:t>5.9 Stage 4 — Locked primary analysis</w:t>
      </w:r>
      <w:bookmarkEnd w:id="86"/>
    </w:p>
    <w:p w14:paraId="37177EBE" w14:textId="77777777" w:rsidR="00751267" w:rsidRDefault="00000000">
      <w:pPr>
        <w:pStyle w:val="FirstParagraph"/>
      </w:pPr>
      <w:r>
        <w:t xml:space="preserve">Only now does the comparative analysis run. </w:t>
      </w:r>
      <w:commentRangeStart w:id="87"/>
      <w:r>
        <w:t>The primary-analysis function refuses to run on a lock that has not been authorised by the gate.</w:t>
      </w:r>
      <w:commentRangeEnd w:id="87"/>
      <w:r w:rsidR="00CA4F84">
        <w:rPr>
          <w:rStyle w:val="CommentReference"/>
          <w:sz w:val="24"/>
          <w:szCs w:val="24"/>
        </w:rPr>
        <w:commentReference w:id="87"/>
      </w:r>
    </w:p>
    <w:p w14:paraId="1B661053" w14:textId="77777777" w:rsidR="00751267" w:rsidRDefault="00000000">
      <w:pPr>
        <w:pStyle w:val="Heading2"/>
      </w:pPr>
      <w:bookmarkStart w:id="88" w:name="post-outcome-sensitivity"/>
      <w:bookmarkStart w:id="89" w:name="_Toc230368748"/>
      <w:bookmarkEnd w:id="85"/>
      <w:r>
        <w:t>5.10 Post-outcome sensitivity</w:t>
      </w:r>
      <w:bookmarkEnd w:id="89"/>
    </w:p>
    <w:p w14:paraId="358CF6B3" w14:textId="77777777" w:rsidR="00751267" w:rsidRDefault="00000000">
      <w:pPr>
        <w:pStyle w:val="FirstParagraph"/>
      </w:pPr>
      <w:r>
        <w:t xml:space="preserve">After the comparative analysis runs, prespecified sensitivity analyses are added: a tipping-point sensitivity (how far would the estimate have to shift for the conclusion to change?), an E-value, a truncation-grid sweep. These are </w:t>
      </w:r>
      <w:r>
        <w:rPr>
          <w:i/>
          <w:iCs/>
        </w:rPr>
        <w:t>not</w:t>
      </w:r>
      <w:r>
        <w:t xml:space="preserve"> the same as the pre-outcome DQ stress test — they ask a different question about the </w:t>
      </w:r>
      <w:r>
        <w:rPr>
          <w:i/>
          <w:iCs/>
        </w:rPr>
        <w:t>realised</w:t>
      </w:r>
      <w:r>
        <w:t xml:space="preserve"> estimate.</w:t>
      </w:r>
    </w:p>
    <w:p w14:paraId="7BE113DB" w14:textId="77777777" w:rsidR="00751267" w:rsidRDefault="00000000">
      <w:pPr>
        <w:pStyle w:val="Heading2"/>
      </w:pPr>
      <w:bookmarkStart w:id="90" w:name="export-the-dossier"/>
      <w:bookmarkStart w:id="91" w:name="_Toc230368749"/>
      <w:bookmarkEnd w:id="88"/>
      <w:r>
        <w:t>5</w:t>
      </w:r>
      <w:commentRangeStart w:id="92"/>
      <w:r>
        <w:t>.11 Export the dossier</w:t>
      </w:r>
      <w:bookmarkEnd w:id="91"/>
    </w:p>
    <w:p w14:paraId="04C3A8CE" w14:textId="77777777" w:rsidR="00751267" w:rsidRDefault="00000000">
      <w:pPr>
        <w:pStyle w:val="FirstParagraph"/>
      </w:pPr>
      <w:r>
        <w:t>Everything — checkpoints, decision-log entries, the lock, the authorisation, the final estimates — exports as a single bundle. This is what the reviewer reads.</w:t>
      </w:r>
      <w:commentRangeEnd w:id="92"/>
      <w:r w:rsidR="00484640">
        <w:rPr>
          <w:rStyle w:val="CommentReference"/>
          <w:sz w:val="24"/>
          <w:szCs w:val="24"/>
        </w:rPr>
        <w:commentReference w:id="92"/>
      </w:r>
    </w:p>
    <w:p w14:paraId="612F9E35" w14:textId="77777777" w:rsidR="00751267" w:rsidRDefault="00000000">
      <w:r>
        <w:pict w14:anchorId="612AB5D5">
          <v:rect id="_x0000_i1029" style="width:0;height:1.5pt" o:hralign="center" o:hrstd="t" o:hr="t"/>
        </w:pict>
      </w:r>
    </w:p>
    <w:p w14:paraId="7AD53A02" w14:textId="77777777" w:rsidR="00751267" w:rsidRDefault="00000000">
      <w:pPr>
        <w:pStyle w:val="Heading1"/>
      </w:pPr>
      <w:bookmarkStart w:id="93" w:name="the-simulation-study-in-plain-english"/>
      <w:bookmarkStart w:id="94" w:name="_Toc230368750"/>
      <w:bookmarkEnd w:id="59"/>
      <w:bookmarkEnd w:id="90"/>
      <w:r>
        <w:t>6. The simulation study, in plain English</w:t>
      </w:r>
      <w:bookmarkEnd w:id="94"/>
    </w:p>
    <w:p w14:paraId="611F4800" w14:textId="77777777" w:rsidR="00751267" w:rsidRDefault="00000000">
      <w:pPr>
        <w:pStyle w:val="Heading2"/>
      </w:pPr>
      <w:bookmarkStart w:id="95" w:name="design"/>
      <w:bookmarkStart w:id="96" w:name="_Toc230368751"/>
      <w:r>
        <w:t>6.1 Design</w:t>
      </w:r>
      <w:bookmarkEnd w:id="96"/>
    </w:p>
    <w:p w14:paraId="081A09C9" w14:textId="77777777" w:rsidR="00751267" w:rsidRDefault="00000000">
      <w:pPr>
        <w:pStyle w:val="FirstParagraph"/>
      </w:pPr>
      <w:r>
        <w:t>We simulated three scenarios on a small dataset (2,000 people, 200 repetitions each). In each scenario we ran six estimators: Crude, PS matching, IPTW, TMLE, CV-TMLE, and matched-TMLE.</w:t>
      </w:r>
    </w:p>
    <w:p w14:paraId="69F61911" w14:textId="77777777" w:rsidR="00751267" w:rsidRDefault="00000000">
      <w:pPr>
        <w:pStyle w:val="Compact"/>
        <w:numPr>
          <w:ilvl w:val="0"/>
          <w:numId w:val="8"/>
        </w:numPr>
      </w:pPr>
      <w:r>
        <w:rPr>
          <w:b/>
          <w:bCs/>
        </w:rPr>
        <w:t>Scenario A.</w:t>
      </w:r>
      <w:r>
        <w:t xml:space="preserve"> Easy: treatment groups overlap well, no hidden confounders.</w:t>
      </w:r>
    </w:p>
    <w:p w14:paraId="212C9218" w14:textId="77777777" w:rsidR="00751267" w:rsidRDefault="00000000">
      <w:pPr>
        <w:pStyle w:val="Compact"/>
        <w:numPr>
          <w:ilvl w:val="0"/>
          <w:numId w:val="8"/>
        </w:numPr>
      </w:pPr>
      <w:r>
        <w:rPr>
          <w:b/>
          <w:bCs/>
        </w:rPr>
        <w:t>Scenario B.</w:t>
      </w:r>
      <w:r>
        <w:t xml:space="preserve"> Harder: groups overlap only partially.</w:t>
      </w:r>
    </w:p>
    <w:p w14:paraId="45ED724B" w14:textId="77777777" w:rsidR="00751267" w:rsidRDefault="00000000">
      <w:pPr>
        <w:pStyle w:val="Compact"/>
        <w:numPr>
          <w:ilvl w:val="0"/>
          <w:numId w:val="8"/>
        </w:numPr>
      </w:pPr>
      <w:r>
        <w:rPr>
          <w:b/>
          <w:bCs/>
        </w:rPr>
        <w:t>Scenario C.</w:t>
      </w:r>
      <w:r>
        <w:t xml:space="preserve"> Hardest: there is a hidden confounder the analyst cannot measure.</w:t>
      </w:r>
    </w:p>
    <w:p w14:paraId="41467D57" w14:textId="77777777" w:rsidR="00751267" w:rsidRDefault="00000000">
      <w:pPr>
        <w:pStyle w:val="FirstParagraph"/>
      </w:pPr>
      <w:r>
        <w:t>We also re-ran each scenario under four kinds of data-quality stress.</w:t>
      </w:r>
    </w:p>
    <w:p w14:paraId="48434121" w14:textId="77777777" w:rsidR="00751267" w:rsidRDefault="00000000">
      <w:pPr>
        <w:pStyle w:val="Heading2"/>
      </w:pPr>
      <w:bookmarkStart w:id="97" w:name="what-we-found"/>
      <w:bookmarkStart w:id="98" w:name="_Toc230368752"/>
      <w:bookmarkEnd w:id="95"/>
      <w:r>
        <w:t>6.2 What we found</w:t>
      </w:r>
      <w:bookmarkEnd w:id="98"/>
    </w:p>
    <w:p w14:paraId="5726769D" w14:textId="77777777" w:rsidR="00751267" w:rsidRDefault="00000000">
      <w:pPr>
        <w:numPr>
          <w:ilvl w:val="0"/>
          <w:numId w:val="9"/>
        </w:numPr>
      </w:pPr>
      <w:r>
        <w:rPr>
          <w:b/>
          <w:bCs/>
        </w:rPr>
        <w:t>Scenario A:</w:t>
      </w:r>
      <w:r>
        <w:t xml:space="preserve"> All five adjusted estimators recover the truth. Crude is biased. </w:t>
      </w:r>
      <w:r>
        <w:rPr>
          <w:b/>
          <w:bCs/>
        </w:rPr>
        <w:t>Decision: GO.</w:t>
      </w:r>
      <w:r>
        <w:t xml:space="preserve"> This is the benchmark check that the machinery is correctly wired.</w:t>
      </w:r>
    </w:p>
    <w:p w14:paraId="79A146E3" w14:textId="77777777" w:rsidR="00751267" w:rsidRDefault="00000000">
      <w:pPr>
        <w:numPr>
          <w:ilvl w:val="0"/>
          <w:numId w:val="9"/>
        </w:numPr>
      </w:pPr>
      <w:r>
        <w:rPr>
          <w:b/>
          <w:bCs/>
        </w:rPr>
        <w:t>Scenario B:</w:t>
      </w:r>
      <w:r>
        <w:t xml:space="preserve"> TMLE and CV-TMLE keep bias small. IPTW’s confidence intervals come out too wide (</w:t>
      </w:r>
      <w:commentRangeStart w:id="99"/>
      <w:r>
        <w:t>the standard-error formula treats the propensity score as known when in fact it was estimated</w:t>
      </w:r>
      <w:commentRangeEnd w:id="99"/>
      <w:r w:rsidR="00484640">
        <w:rPr>
          <w:rStyle w:val="CommentReference"/>
          <w:sz w:val="24"/>
          <w:szCs w:val="24"/>
        </w:rPr>
        <w:commentReference w:id="99"/>
      </w:r>
      <w:r>
        <w:t xml:space="preserve">). Matched-TMLE has the same issue, even more pronounced (the post-match TMLE step ignores the matching draw). </w:t>
      </w:r>
      <w:r>
        <w:rPr>
          <w:b/>
          <w:bCs/>
        </w:rPr>
        <w:t>Decision: GO with a FLAG</w:t>
      </w:r>
      <w:r>
        <w:t xml:space="preserve"> noting that bootstrap variance is needed for IPTW or matched-TMLE if either is reported as primary.</w:t>
      </w:r>
    </w:p>
    <w:p w14:paraId="3B297B36" w14:textId="77777777" w:rsidR="00751267" w:rsidRDefault="00000000">
      <w:pPr>
        <w:numPr>
          <w:ilvl w:val="0"/>
          <w:numId w:val="9"/>
        </w:numPr>
      </w:pPr>
      <w:r>
        <w:rPr>
          <w:b/>
          <w:bCs/>
        </w:rPr>
        <w:lastRenderedPageBreak/>
        <w:t>Scenario C:</w:t>
      </w:r>
      <w:r>
        <w:t xml:space="preserve"> Every estimator is biased in the same direction. TMLE is the least biased, but it is still biased. The baseline plasmode coverage sits at the lower edge of acceptable; what makes the failure unambiguous is the unmeasured-confounder stress-test row, which pushes bias above the locked threshold. </w:t>
      </w:r>
      <w:r>
        <w:rPr>
          <w:b/>
          <w:bCs/>
        </w:rPr>
        <w:t>Decision: STOP.</w:t>
      </w:r>
    </w:p>
    <w:p w14:paraId="41688D20" w14:textId="77777777" w:rsidR="00751267" w:rsidRDefault="00000000">
      <w:pPr>
        <w:numPr>
          <w:ilvl w:val="0"/>
          <w:numId w:val="9"/>
        </w:numPr>
      </w:pPr>
      <w:r>
        <w:rPr>
          <w:b/>
          <w:bCs/>
        </w:rPr>
        <w:t>DQ stress test:</w:t>
      </w:r>
      <w:r>
        <w:t xml:space="preserve"> Most informative when the threat targets identification (unmeasured confounding) or measurement (outcome misclassification). Less informative when the threat is ordinary sampling variability, which is already captured by the baseline plasmode.</w:t>
      </w:r>
    </w:p>
    <w:p w14:paraId="62FADB8A" w14:textId="77777777" w:rsidR="00751267" w:rsidRDefault="00000000">
      <w:pPr>
        <w:pStyle w:val="Heading2"/>
      </w:pPr>
      <w:bookmarkStart w:id="100" w:name="what-this-means-for-method-choice"/>
      <w:bookmarkStart w:id="101" w:name="_Toc230368753"/>
      <w:bookmarkEnd w:id="97"/>
      <w:r>
        <w:t>6.3 What this means for method choice</w:t>
      </w:r>
      <w:bookmarkEnd w:id="101"/>
    </w:p>
    <w:p w14:paraId="4CC531F2" w14:textId="77777777" w:rsidR="00751267" w:rsidRDefault="00000000">
      <w:pPr>
        <w:pStyle w:val="Compact"/>
        <w:numPr>
          <w:ilvl w:val="0"/>
          <w:numId w:val="10"/>
        </w:numPr>
      </w:pPr>
      <w:r>
        <w:rPr>
          <w:b/>
          <w:bCs/>
        </w:rPr>
        <w:t xml:space="preserve">Use </w:t>
      </w:r>
      <w:commentRangeStart w:id="102"/>
      <w:r>
        <w:rPr>
          <w:b/>
          <w:bCs/>
        </w:rPr>
        <w:t xml:space="preserve">TMLE or CV-TMLE </w:t>
      </w:r>
      <w:commentRangeEnd w:id="102"/>
      <w:r w:rsidR="00CA4F84">
        <w:rPr>
          <w:rStyle w:val="CommentReference"/>
          <w:b/>
          <w:bCs/>
          <w:sz w:val="24"/>
          <w:szCs w:val="24"/>
        </w:rPr>
        <w:commentReference w:id="102"/>
      </w:r>
      <w:r>
        <w:rPr>
          <w:b/>
          <w:bCs/>
        </w:rPr>
        <w:t>as the primary estimator</w:t>
      </w:r>
      <w:r>
        <w:t xml:space="preserve"> in most observational settings. It has the best bias control across all three scenarios and produces interpretable confidence intervals.</w:t>
      </w:r>
    </w:p>
    <w:p w14:paraId="4419F192" w14:textId="77777777" w:rsidR="00751267" w:rsidRDefault="00000000">
      <w:pPr>
        <w:pStyle w:val="Compact"/>
        <w:numPr>
          <w:ilvl w:val="0"/>
          <w:numId w:val="10"/>
        </w:numPr>
      </w:pPr>
      <w:r>
        <w:rPr>
          <w:b/>
          <w:bCs/>
        </w:rPr>
        <w:t>Report IPTW and PS matching as concordance checks.</w:t>
      </w:r>
      <w:r>
        <w:t xml:space="preserve"> If all three agree on direction, you have more to say to a reviewer.</w:t>
      </w:r>
    </w:p>
    <w:p w14:paraId="32555405" w14:textId="77777777" w:rsidR="00751267" w:rsidRDefault="00000000">
      <w:pPr>
        <w:pStyle w:val="Compact"/>
        <w:numPr>
          <w:ilvl w:val="0"/>
          <w:numId w:val="10"/>
        </w:numPr>
      </w:pPr>
      <w:r>
        <w:rPr>
          <w:b/>
          <w:bCs/>
        </w:rPr>
        <w:t>If you must report IPTW as primary, bootstrap the standard error.</w:t>
      </w:r>
      <w:r>
        <w:t xml:space="preserve"> The default IF-based variance is too conservative when the propensity score has been estimated.</w:t>
      </w:r>
    </w:p>
    <w:p w14:paraId="0E84FF76" w14:textId="77777777" w:rsidR="00751267" w:rsidRDefault="00000000">
      <w:pPr>
        <w:pStyle w:val="Compact"/>
        <w:numPr>
          <w:ilvl w:val="0"/>
          <w:numId w:val="10"/>
        </w:numPr>
      </w:pPr>
      <w:r>
        <w:rPr>
          <w:b/>
          <w:bCs/>
        </w:rPr>
        <w:t>If you must report matched-TMLE as primary, block-bootstrap.</w:t>
      </w:r>
      <w:r>
        <w:t xml:space="preserve"> The post-match TMLE step ignores the matching draw.</w:t>
      </w:r>
    </w:p>
    <w:p w14:paraId="1F491BD3" w14:textId="77777777" w:rsidR="00751267" w:rsidRDefault="00000000">
      <w:pPr>
        <w:pStyle w:val="Compact"/>
        <w:numPr>
          <w:ilvl w:val="0"/>
          <w:numId w:val="10"/>
        </w:numPr>
      </w:pPr>
      <w:r>
        <w:rPr>
          <w:b/>
          <w:bCs/>
        </w:rPr>
        <w:t>If you suspect an unmeasured confounder you cannot measure, do not rely on adjustment.</w:t>
      </w:r>
      <w:r>
        <w:t xml:space="preserve"> Collect the missing variable, narrow the question, or accept that you can only do bounded sensitivity analysis. This is the case where the prespecified STOP decision is the honest move.</w:t>
      </w:r>
    </w:p>
    <w:p w14:paraId="52BD2BD8" w14:textId="77777777" w:rsidR="00751267" w:rsidRDefault="00000000">
      <w:pPr>
        <w:pStyle w:val="Heading2"/>
      </w:pPr>
      <w:bookmarkStart w:id="103" w:name="X1635157dae4e7b765871696a4824fd96d853835"/>
      <w:bookmarkStart w:id="104" w:name="_Toc230368754"/>
      <w:bookmarkEnd w:id="100"/>
      <w:r>
        <w:t>6.4 Traditional approach vs the outcome-blind workflow</w:t>
      </w:r>
      <w:bookmarkEnd w:id="104"/>
    </w:p>
    <w:tbl>
      <w:tblPr>
        <w:tblStyle w:val="Table"/>
        <w:tblW w:w="5000" w:type="pct"/>
        <w:tblLayout w:type="fixed"/>
        <w:tblLook w:val="0020" w:firstRow="1" w:lastRow="0" w:firstColumn="0" w:lastColumn="0" w:noHBand="0" w:noVBand="0"/>
      </w:tblPr>
      <w:tblGrid>
        <w:gridCol w:w="3192"/>
        <w:gridCol w:w="3192"/>
        <w:gridCol w:w="3192"/>
      </w:tblGrid>
      <w:tr w:rsidR="00751267" w14:paraId="4588EF68" w14:textId="77777777" w:rsidTr="0075126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E47CE2B" w14:textId="77777777" w:rsidR="00751267" w:rsidRDefault="00000000">
            <w:pPr>
              <w:pStyle w:val="Compact"/>
            </w:pPr>
            <w:r>
              <w:t>Scenario</w:t>
            </w:r>
          </w:p>
        </w:tc>
        <w:tc>
          <w:tcPr>
            <w:tcW w:w="2640" w:type="dxa"/>
          </w:tcPr>
          <w:p w14:paraId="63BD1326" w14:textId="77777777" w:rsidR="00751267" w:rsidRDefault="00000000">
            <w:pPr>
              <w:pStyle w:val="Compact"/>
            </w:pPr>
            <w:r>
              <w:t>What a traditional analyst would see</w:t>
            </w:r>
          </w:p>
        </w:tc>
        <w:tc>
          <w:tcPr>
            <w:tcW w:w="2640" w:type="dxa"/>
          </w:tcPr>
          <w:p w14:paraId="6794763D" w14:textId="77777777" w:rsidR="00751267" w:rsidRDefault="00000000">
            <w:pPr>
              <w:pStyle w:val="Compact"/>
            </w:pPr>
            <w:r>
              <w:t>What the outcome-blind workflow does</w:t>
            </w:r>
          </w:p>
        </w:tc>
      </w:tr>
      <w:tr w:rsidR="00751267" w14:paraId="2A4DCF45" w14:textId="77777777">
        <w:tc>
          <w:tcPr>
            <w:tcW w:w="2640" w:type="dxa"/>
          </w:tcPr>
          <w:p w14:paraId="31553C2D" w14:textId="77777777" w:rsidR="00751267" w:rsidRDefault="00000000">
            <w:pPr>
              <w:pStyle w:val="Compact"/>
            </w:pPr>
            <w:r>
              <w:t>A. Good overlap</w:t>
            </w:r>
          </w:p>
        </w:tc>
        <w:tc>
          <w:tcPr>
            <w:tcW w:w="2640" w:type="dxa"/>
          </w:tcPr>
          <w:p w14:paraId="2DF26A8F" w14:textId="77777777" w:rsidR="00751267" w:rsidRDefault="00000000">
            <w:pPr>
              <w:pStyle w:val="Compact"/>
            </w:pPr>
            <w:r>
              <w:t>PS diagnostics look fine; pick a method; report.</w:t>
            </w:r>
          </w:p>
        </w:tc>
        <w:tc>
          <w:tcPr>
            <w:tcW w:w="2640" w:type="dxa"/>
          </w:tcPr>
          <w:p w14:paraId="47EEAC1E" w14:textId="77777777" w:rsidR="00751267" w:rsidRDefault="00000000">
            <w:pPr>
              <w:pStyle w:val="Compact"/>
            </w:pPr>
            <w:r>
              <w:t xml:space="preserve">Plasmode confirms all candidates behave </w:t>
            </w:r>
            <w:commentRangeStart w:id="105"/>
            <w:r>
              <w:t>well</w:t>
            </w:r>
            <w:commentRangeEnd w:id="105"/>
            <w:r w:rsidR="00C17233">
              <w:rPr>
                <w:rStyle w:val="CommentReference"/>
                <w:sz w:val="24"/>
                <w:szCs w:val="24"/>
              </w:rPr>
              <w:commentReference w:id="105"/>
            </w:r>
            <w:r>
              <w:t>. GO.</w:t>
            </w:r>
          </w:p>
        </w:tc>
      </w:tr>
      <w:tr w:rsidR="00751267" w14:paraId="44B99E23" w14:textId="77777777">
        <w:tc>
          <w:tcPr>
            <w:tcW w:w="2640" w:type="dxa"/>
          </w:tcPr>
          <w:p w14:paraId="061551C7" w14:textId="77777777" w:rsidR="00751267" w:rsidRDefault="00000000">
            <w:pPr>
              <w:pStyle w:val="Compact"/>
            </w:pPr>
            <w:r>
              <w:t>B. Marginal overlap</w:t>
            </w:r>
          </w:p>
        </w:tc>
        <w:tc>
          <w:tcPr>
            <w:tcW w:w="2640" w:type="dxa"/>
          </w:tcPr>
          <w:p w14:paraId="7AEEEC3F" w14:textId="77777777" w:rsidR="00751267" w:rsidRDefault="00000000">
            <w:pPr>
              <w:pStyle w:val="Compact"/>
            </w:pPr>
            <w:r>
              <w:t>Overlap is strained; some analysts widen truncation, many do not.</w:t>
            </w:r>
          </w:p>
        </w:tc>
        <w:tc>
          <w:tcPr>
            <w:tcW w:w="2640" w:type="dxa"/>
          </w:tcPr>
          <w:p w14:paraId="3AEA2C7E" w14:textId="77777777" w:rsidR="00751267" w:rsidRDefault="00000000">
            <w:pPr>
              <w:pStyle w:val="Compact"/>
            </w:pPr>
            <w:r>
              <w:t>Plasmode quantifies IPTW / matched-TMLE SE conservativeness. GO with FLAG, with a specific recommendation to bootstrap.</w:t>
            </w:r>
          </w:p>
        </w:tc>
      </w:tr>
      <w:tr w:rsidR="00751267" w14:paraId="2155576B" w14:textId="77777777">
        <w:tc>
          <w:tcPr>
            <w:tcW w:w="2640" w:type="dxa"/>
          </w:tcPr>
          <w:p w14:paraId="1FF47FAE" w14:textId="77777777" w:rsidR="00751267" w:rsidRDefault="00000000">
            <w:pPr>
              <w:pStyle w:val="Compact"/>
            </w:pPr>
            <w:r>
              <w:t>C. Unmeasured confounding</w:t>
            </w:r>
          </w:p>
        </w:tc>
        <w:tc>
          <w:tcPr>
            <w:tcW w:w="2640" w:type="dxa"/>
          </w:tcPr>
          <w:p w14:paraId="01D2FD52" w14:textId="77777777" w:rsidR="00751267" w:rsidRDefault="00000000">
            <w:pPr>
              <w:pStyle w:val="Compact"/>
            </w:pPr>
            <w:r>
              <w:t>All adjusted estimates agree on a non-null effect. Without an external probe, the analyst likely proceeds and reports.</w:t>
            </w:r>
          </w:p>
        </w:tc>
        <w:tc>
          <w:tcPr>
            <w:tcW w:w="2640" w:type="dxa"/>
          </w:tcPr>
          <w:p w14:paraId="164CF4BB" w14:textId="77777777" w:rsidR="00751267" w:rsidRDefault="00000000">
            <w:pPr>
              <w:pStyle w:val="Compact"/>
            </w:pPr>
            <w:commentRangeStart w:id="106"/>
            <w:r>
              <w:t>DQ stress test catches bias above threshold under the prespecified unmeasured-confounder scenario. STOP.</w:t>
            </w:r>
            <w:commentRangeEnd w:id="106"/>
            <w:r w:rsidR="00C35775">
              <w:rPr>
                <w:rStyle w:val="CommentReference"/>
                <w:sz w:val="24"/>
                <w:szCs w:val="24"/>
              </w:rPr>
              <w:commentReference w:id="106"/>
            </w:r>
          </w:p>
        </w:tc>
      </w:tr>
    </w:tbl>
    <w:p w14:paraId="6207782A" w14:textId="77777777" w:rsidR="00751267" w:rsidRDefault="00000000">
      <w:pPr>
        <w:pStyle w:val="BodyText"/>
      </w:pPr>
      <w:r>
        <w:lastRenderedPageBreak/>
        <w:t xml:space="preserve">The clearest contrast is Scenario C: a careful traditional analyst can pass the standard diagnostics and still proceed with a biased estimator. </w:t>
      </w:r>
      <w:commentRangeStart w:id="107"/>
      <w:r>
        <w:t xml:space="preserve">The outcome-blind workflow flags the candidate as fragile under a prespecified threat </w:t>
      </w:r>
      <w:r>
        <w:rPr>
          <w:i/>
          <w:iCs/>
        </w:rPr>
        <w:t>before</w:t>
      </w:r>
      <w:r>
        <w:t xml:space="preserve"> unblinding.</w:t>
      </w:r>
      <w:commentRangeEnd w:id="107"/>
      <w:r w:rsidR="008212B5">
        <w:rPr>
          <w:rStyle w:val="CommentReference"/>
          <w:sz w:val="24"/>
          <w:szCs w:val="24"/>
        </w:rPr>
        <w:commentReference w:id="107"/>
      </w:r>
    </w:p>
    <w:p w14:paraId="5399CA5C" w14:textId="77777777" w:rsidR="00751267" w:rsidRDefault="00000000">
      <w:pPr>
        <w:pStyle w:val="Heading2"/>
      </w:pPr>
      <w:bookmarkStart w:id="108" w:name="X768bd9af5199dd9dfcd4dea0ce0165c0e530fe6"/>
      <w:bookmarkStart w:id="109" w:name="_Toc230368755"/>
      <w:bookmarkEnd w:id="103"/>
      <w:r>
        <w:t>6.5 What the simulation does and does not show</w:t>
      </w:r>
      <w:bookmarkEnd w:id="109"/>
    </w:p>
    <w:p w14:paraId="4DF502DD" w14:textId="77777777" w:rsidR="00751267" w:rsidRDefault="00000000">
      <w:pPr>
        <w:pStyle w:val="FirstParagraph"/>
      </w:pPr>
      <w:r>
        <w:rPr>
          <w:b/>
          <w:bCs/>
        </w:rPr>
        <w:t>Shows:</w:t>
      </w:r>
    </w:p>
    <w:p w14:paraId="4B7BB126" w14:textId="77777777" w:rsidR="00751267" w:rsidRDefault="00000000">
      <w:pPr>
        <w:pStyle w:val="Compact"/>
        <w:numPr>
          <w:ilvl w:val="0"/>
          <w:numId w:val="11"/>
        </w:numPr>
      </w:pPr>
      <w:r>
        <w:t>The candidate-selection machinery is correctly calibrated.</w:t>
      </w:r>
    </w:p>
    <w:p w14:paraId="6347E8FA" w14:textId="77777777" w:rsidR="00751267" w:rsidRDefault="00000000">
      <w:pPr>
        <w:pStyle w:val="Compact"/>
        <w:numPr>
          <w:ilvl w:val="0"/>
          <w:numId w:val="11"/>
        </w:numPr>
      </w:pPr>
      <w:r>
        <w:t xml:space="preserve">The prespecified stress-test row catches a built-in </w:t>
      </w:r>
      <w:commentRangeStart w:id="110"/>
      <w:r>
        <w:t xml:space="preserve">identification failure </w:t>
      </w:r>
      <w:commentRangeEnd w:id="110"/>
      <w:r w:rsidR="008212B5">
        <w:rPr>
          <w:rStyle w:val="CommentReference"/>
          <w:sz w:val="24"/>
          <w:szCs w:val="24"/>
        </w:rPr>
        <w:commentReference w:id="110"/>
      </w:r>
      <w:r>
        <w:t>and triggers STOP.</w:t>
      </w:r>
    </w:p>
    <w:p w14:paraId="58C1A76B" w14:textId="77777777" w:rsidR="00751267" w:rsidRDefault="00000000">
      <w:pPr>
        <w:pStyle w:val="Compact"/>
        <w:numPr>
          <w:ilvl w:val="0"/>
          <w:numId w:val="11"/>
        </w:numPr>
      </w:pPr>
      <w:r>
        <w:t>The locked decision rule reaches the right verdict in all three scenarios without ever inspecting the realised treatment-outcome association.</w:t>
      </w:r>
    </w:p>
    <w:p w14:paraId="1840A398" w14:textId="77777777" w:rsidR="00751267" w:rsidRDefault="00000000">
      <w:pPr>
        <w:pStyle w:val="FirstParagraph"/>
      </w:pPr>
      <w:r>
        <w:rPr>
          <w:b/>
          <w:bCs/>
        </w:rPr>
        <w:t>Does not show:</w:t>
      </w:r>
    </w:p>
    <w:p w14:paraId="02D0AB08" w14:textId="77777777" w:rsidR="00751267" w:rsidRDefault="00000000">
      <w:pPr>
        <w:pStyle w:val="Compact"/>
        <w:numPr>
          <w:ilvl w:val="0"/>
          <w:numId w:val="12"/>
        </w:numPr>
      </w:pPr>
      <w:r>
        <w:t>That the workflow “detects” unmeasured confounders. It scores threats the analyst specifies; if the analyst doesn’t anticipate a threat, the workflow won’t catch it.</w:t>
      </w:r>
    </w:p>
    <w:p w14:paraId="1A3DF6D9" w14:textId="77777777" w:rsidR="00751267" w:rsidRDefault="00000000">
      <w:pPr>
        <w:pStyle w:val="Compact"/>
        <w:numPr>
          <w:ilvl w:val="0"/>
          <w:numId w:val="12"/>
        </w:numPr>
      </w:pPr>
      <w:r>
        <w:t>That cleanTMLE numerically outperforms a careful traditional analysis on the same dataset. The workflow’s value is operational (prespecification, auditability, gating), not a different point estimate.</w:t>
      </w:r>
    </w:p>
    <w:p w14:paraId="5633AB5D" w14:textId="77777777" w:rsidR="00751267" w:rsidRDefault="00000000">
      <w:r>
        <w:pict w14:anchorId="3E8E8D1D">
          <v:rect id="_x0000_i1030" style="width:0;height:1.5pt" o:hralign="center" o:hrstd="t" o:hr="t"/>
        </w:pict>
      </w:r>
    </w:p>
    <w:p w14:paraId="1741F909" w14:textId="77777777" w:rsidR="00751267" w:rsidRDefault="00000000">
      <w:pPr>
        <w:pStyle w:val="Heading1"/>
      </w:pPr>
      <w:bookmarkStart w:id="111" w:name="Xb6f0184df0b3e32ac650a4f08d66ef6b1d816d0"/>
      <w:bookmarkStart w:id="112" w:name="_Toc230368756"/>
      <w:bookmarkEnd w:id="93"/>
      <w:bookmarkEnd w:id="108"/>
      <w:r>
        <w:t>7. The case study (Rescue.Co Kenya Trauma Registry)</w:t>
      </w:r>
      <w:bookmarkEnd w:id="112"/>
    </w:p>
    <w:p w14:paraId="58FB9779" w14:textId="77777777" w:rsidR="00751267" w:rsidRDefault="00000000">
      <w:pPr>
        <w:pStyle w:val="Heading2"/>
      </w:pPr>
      <w:bookmarkStart w:id="113" w:name="the-question"/>
      <w:bookmarkStart w:id="114" w:name="_Toc230368757"/>
      <w:r>
        <w:t>7.1 The question</w:t>
      </w:r>
      <w:bookmarkEnd w:id="114"/>
    </w:p>
    <w:p w14:paraId="46EEE88E" w14:textId="77777777" w:rsidR="00751267" w:rsidRDefault="00000000">
      <w:pPr>
        <w:pStyle w:val="FirstParagraph"/>
      </w:pPr>
      <w:r>
        <w:t>Rescue.Co operates a motorcycle-based emergency ambulance service in Nairobi. We compared 6-month functional outcome (GOSE &gt; 4) in patients arriving by Rescue.Co versus other ambulance services.</w:t>
      </w:r>
    </w:p>
    <w:p w14:paraId="565C6321" w14:textId="77777777" w:rsidR="00751267" w:rsidRDefault="00000000">
      <w:pPr>
        <w:pStyle w:val="Compact"/>
        <w:numPr>
          <w:ilvl w:val="0"/>
          <w:numId w:val="13"/>
        </w:numPr>
      </w:pPr>
      <w:r>
        <w:rPr>
          <w:b/>
          <w:bCs/>
        </w:rPr>
        <w:t>Cohort:</w:t>
      </w:r>
      <w:r>
        <w:t xml:space="preserve"> 1,693 trauma patients, 2018–2024, ambulance arrival, direct-from-scene.</w:t>
      </w:r>
    </w:p>
    <w:p w14:paraId="3153D722" w14:textId="77777777" w:rsidR="00751267" w:rsidRDefault="00000000">
      <w:pPr>
        <w:pStyle w:val="Compact"/>
        <w:numPr>
          <w:ilvl w:val="0"/>
          <w:numId w:val="13"/>
        </w:numPr>
      </w:pPr>
      <w:r>
        <w:rPr>
          <w:b/>
          <w:bCs/>
        </w:rPr>
        <w:t>Treatment:</w:t>
      </w:r>
      <w:r>
        <w:t xml:space="preserve"> Rescue.Co (n = 1,013) vs other ambulance (n = 680).</w:t>
      </w:r>
    </w:p>
    <w:p w14:paraId="78710DA3" w14:textId="77777777" w:rsidR="00751267" w:rsidRDefault="00000000">
      <w:pPr>
        <w:pStyle w:val="Compact"/>
        <w:numPr>
          <w:ilvl w:val="0"/>
          <w:numId w:val="13"/>
        </w:numPr>
      </w:pPr>
      <w:r>
        <w:rPr>
          <w:b/>
          <w:bCs/>
        </w:rPr>
        <w:t>Outcome:</w:t>
      </w:r>
      <w:r>
        <w:t xml:space="preserve"> GOSE &gt; 4 at 6 months. </w:t>
      </w:r>
      <w:r>
        <w:rPr>
          <w:b/>
          <w:bCs/>
        </w:rPr>
        <w:t>24.6 % of outcomes are missing.</w:t>
      </w:r>
    </w:p>
    <w:p w14:paraId="242521B3" w14:textId="77777777" w:rsidR="00751267" w:rsidRDefault="00000000">
      <w:pPr>
        <w:pStyle w:val="FirstParagraph"/>
      </w:pPr>
      <w:r>
        <w:rPr>
          <w:b/>
          <w:bCs/>
        </w:rPr>
        <w:t>This is a workflow demonstration on real data; it is not intended as evidence about whether Rescue.Co transport works.</w:t>
      </w:r>
    </w:p>
    <w:p w14:paraId="3F8A90B1" w14:textId="77777777" w:rsidR="00751267" w:rsidRDefault="00000000">
      <w:pPr>
        <w:pStyle w:val="Heading2"/>
      </w:pPr>
      <w:bookmarkStart w:id="115" w:name="what-the-pre-outcome-stage-showed"/>
      <w:bookmarkStart w:id="116" w:name="_Toc230368758"/>
      <w:bookmarkEnd w:id="113"/>
      <w:r>
        <w:t>7.2 What the pre-outcome stage showed</w:t>
      </w:r>
      <w:bookmarkEnd w:id="116"/>
    </w:p>
    <w:p w14:paraId="41DDA6C6" w14:textId="77777777" w:rsidR="00751267" w:rsidRDefault="00000000">
      <w:pPr>
        <w:pStyle w:val="Compact"/>
        <w:numPr>
          <w:ilvl w:val="0"/>
          <w:numId w:val="14"/>
        </w:numPr>
      </w:pPr>
      <w:r>
        <w:rPr>
          <w:b/>
          <w:bCs/>
        </w:rPr>
        <w:t>Cohort flow:</w:t>
      </w:r>
      <w:r>
        <w:t xml:space="preserve"> 1,693 eligible patients; 1,277 with a complete outcome; 615 in a matched subset.</w:t>
      </w:r>
    </w:p>
    <w:p w14:paraId="6F53D6EA" w14:textId="77777777" w:rsidR="00751267" w:rsidRDefault="00000000">
      <w:pPr>
        <w:pStyle w:val="Compact"/>
        <w:numPr>
          <w:ilvl w:val="0"/>
          <w:numId w:val="14"/>
        </w:numPr>
      </w:pPr>
      <w:r>
        <w:rPr>
          <w:b/>
          <w:bCs/>
        </w:rPr>
        <w:t>Design diagnostics:</w:t>
      </w:r>
      <w:r>
        <w:t xml:space="preserve"> Propensity scores stayed within an acceptable range; balance was achieved after weighting; effective sample size retained 78 % of observations.</w:t>
      </w:r>
    </w:p>
    <w:p w14:paraId="7E68B8CE" w14:textId="77777777" w:rsidR="00751267" w:rsidRDefault="00000000">
      <w:pPr>
        <w:pStyle w:val="Compact"/>
        <w:numPr>
          <w:ilvl w:val="0"/>
          <w:numId w:val="14"/>
        </w:numPr>
      </w:pPr>
      <w:r>
        <w:rPr>
          <w:b/>
          <w:bCs/>
        </w:rPr>
        <w:t>Baseline plasmode:</w:t>
      </w:r>
      <w:r>
        <w:t xml:space="preserve"> Two candidates (different truncation levels) both passed.</w:t>
      </w:r>
    </w:p>
    <w:p w14:paraId="1286A2F6" w14:textId="77777777" w:rsidR="00751267" w:rsidRDefault="00000000">
      <w:pPr>
        <w:pStyle w:val="Compact"/>
        <w:numPr>
          <w:ilvl w:val="0"/>
          <w:numId w:val="14"/>
        </w:numPr>
      </w:pPr>
      <w:r>
        <w:rPr>
          <w:b/>
          <w:bCs/>
        </w:rPr>
        <w:lastRenderedPageBreak/>
        <w:t>DQ stress test:</w:t>
      </w:r>
      <w:r>
        <w:t xml:space="preserve"> A minimax rule selected the candidate that performed best across worst-case threats.</w:t>
      </w:r>
    </w:p>
    <w:p w14:paraId="52266F0A" w14:textId="77777777" w:rsidR="00751267" w:rsidRDefault="00000000">
      <w:pPr>
        <w:pStyle w:val="Compact"/>
        <w:numPr>
          <w:ilvl w:val="0"/>
          <w:numId w:val="14"/>
        </w:numPr>
      </w:pPr>
      <w:r>
        <w:rPr>
          <w:b/>
          <w:bCs/>
        </w:rPr>
        <w:t>Negative controls:</w:t>
      </w:r>
      <w:r>
        <w:t xml:space="preserve"> Five planned in the protocol. Three failed an automatic data-cleaning filter and were dropped; the two that remained both passed. The drops are recorded in the audit log.</w:t>
      </w:r>
    </w:p>
    <w:p w14:paraId="277EAAE6" w14:textId="77777777" w:rsidR="00751267" w:rsidRDefault="00000000">
      <w:pPr>
        <w:pStyle w:val="FirstParagraph"/>
      </w:pPr>
      <w:r>
        <w:t xml:space="preserve">The prespecified rule returned </w:t>
      </w:r>
      <w:r>
        <w:rPr>
          <w:b/>
          <w:bCs/>
        </w:rPr>
        <w:t>GO with a documented FLAG</w:t>
      </w:r>
      <w:r>
        <w:t xml:space="preserve"> about the narrower negative-control panel.</w:t>
      </w:r>
    </w:p>
    <w:p w14:paraId="416F1258" w14:textId="77777777" w:rsidR="00751267" w:rsidRDefault="00000000">
      <w:pPr>
        <w:pStyle w:val="Heading2"/>
      </w:pPr>
      <w:bookmarkStart w:id="117" w:name="what-the-locked-analysis-showed"/>
      <w:bookmarkStart w:id="118" w:name="_Toc230368759"/>
      <w:bookmarkEnd w:id="115"/>
      <w:r>
        <w:t>7.3 What the locked analysis showed</w:t>
      </w:r>
      <w:bookmarkEnd w:id="118"/>
    </w:p>
    <w:tbl>
      <w:tblPr>
        <w:tblStyle w:val="Table"/>
        <w:tblW w:w="5000" w:type="pct"/>
        <w:tblLayout w:type="fixed"/>
        <w:tblLook w:val="0020" w:firstRow="1" w:lastRow="0" w:firstColumn="0" w:lastColumn="0" w:noHBand="0" w:noVBand="0"/>
      </w:tblPr>
      <w:tblGrid>
        <w:gridCol w:w="2052"/>
        <w:gridCol w:w="2736"/>
        <w:gridCol w:w="2736"/>
        <w:gridCol w:w="2052"/>
      </w:tblGrid>
      <w:tr w:rsidR="00751267" w14:paraId="617D6CE4" w14:textId="77777777" w:rsidTr="00751267">
        <w:trPr>
          <w:cnfStyle w:val="100000000000" w:firstRow="1" w:lastRow="0" w:firstColumn="0" w:lastColumn="0" w:oddVBand="0" w:evenVBand="0" w:oddHBand="0" w:evenHBand="0" w:firstRowFirstColumn="0" w:firstRowLastColumn="0" w:lastRowFirstColumn="0" w:lastRowLastColumn="0"/>
          <w:tblHeader/>
        </w:trPr>
        <w:tc>
          <w:tcPr>
            <w:tcW w:w="1697" w:type="dxa"/>
          </w:tcPr>
          <w:p w14:paraId="5D1F9D2C" w14:textId="77777777" w:rsidR="00751267" w:rsidRDefault="00000000">
            <w:pPr>
              <w:pStyle w:val="Compact"/>
            </w:pPr>
            <w:r>
              <w:t>Method</w:t>
            </w:r>
          </w:p>
        </w:tc>
        <w:tc>
          <w:tcPr>
            <w:tcW w:w="2262" w:type="dxa"/>
          </w:tcPr>
          <w:p w14:paraId="20DD8DB5" w14:textId="77777777" w:rsidR="00751267" w:rsidRDefault="00000000">
            <w:pPr>
              <w:pStyle w:val="Compact"/>
              <w:jc w:val="right"/>
            </w:pPr>
            <w:r>
              <w:t>N</w:t>
            </w:r>
          </w:p>
        </w:tc>
        <w:tc>
          <w:tcPr>
            <w:tcW w:w="2262" w:type="dxa"/>
          </w:tcPr>
          <w:p w14:paraId="6E9221BB" w14:textId="77777777" w:rsidR="00751267" w:rsidRDefault="00000000">
            <w:pPr>
              <w:pStyle w:val="Compact"/>
              <w:jc w:val="right"/>
            </w:pPr>
            <w:r>
              <w:t>Risk difference</w:t>
            </w:r>
          </w:p>
        </w:tc>
        <w:tc>
          <w:tcPr>
            <w:tcW w:w="1697" w:type="dxa"/>
          </w:tcPr>
          <w:p w14:paraId="7724FFFC" w14:textId="77777777" w:rsidR="00751267" w:rsidRDefault="00000000">
            <w:pPr>
              <w:pStyle w:val="Compact"/>
            </w:pPr>
            <w:r>
              <w:t>95 % CI</w:t>
            </w:r>
          </w:p>
        </w:tc>
      </w:tr>
      <w:tr w:rsidR="00751267" w14:paraId="03CB5A75" w14:textId="77777777">
        <w:tc>
          <w:tcPr>
            <w:tcW w:w="1697" w:type="dxa"/>
          </w:tcPr>
          <w:p w14:paraId="23C75AE5" w14:textId="77777777" w:rsidR="00751267" w:rsidRDefault="00000000">
            <w:pPr>
              <w:pStyle w:val="Compact"/>
            </w:pPr>
            <w:r>
              <w:t>Unadjusted</w:t>
            </w:r>
          </w:p>
        </w:tc>
        <w:tc>
          <w:tcPr>
            <w:tcW w:w="2262" w:type="dxa"/>
          </w:tcPr>
          <w:p w14:paraId="31F6C488" w14:textId="77777777" w:rsidR="00751267" w:rsidRDefault="00000000">
            <w:pPr>
              <w:pStyle w:val="Compact"/>
              <w:jc w:val="right"/>
            </w:pPr>
            <w:r>
              <w:t>1,277</w:t>
            </w:r>
          </w:p>
        </w:tc>
        <w:tc>
          <w:tcPr>
            <w:tcW w:w="2262" w:type="dxa"/>
          </w:tcPr>
          <w:p w14:paraId="62DE57DE" w14:textId="77777777" w:rsidR="00751267" w:rsidRDefault="00000000">
            <w:pPr>
              <w:pStyle w:val="Compact"/>
              <w:jc w:val="right"/>
            </w:pPr>
            <w:r>
              <w:t>0.037</w:t>
            </w:r>
          </w:p>
        </w:tc>
        <w:tc>
          <w:tcPr>
            <w:tcW w:w="1697" w:type="dxa"/>
          </w:tcPr>
          <w:p w14:paraId="06DDBDE9" w14:textId="77777777" w:rsidR="00751267" w:rsidRDefault="00000000">
            <w:pPr>
              <w:pStyle w:val="Compact"/>
            </w:pPr>
            <w:r>
              <w:t>(0.003, 0.071)</w:t>
            </w:r>
          </w:p>
        </w:tc>
      </w:tr>
      <w:tr w:rsidR="00751267" w14:paraId="55E8FE91" w14:textId="77777777">
        <w:tc>
          <w:tcPr>
            <w:tcW w:w="1697" w:type="dxa"/>
          </w:tcPr>
          <w:p w14:paraId="2B59E092" w14:textId="77777777" w:rsidR="00751267" w:rsidRDefault="00000000">
            <w:pPr>
              <w:pStyle w:val="Compact"/>
            </w:pPr>
            <w:r>
              <w:t>PS matching</w:t>
            </w:r>
          </w:p>
        </w:tc>
        <w:tc>
          <w:tcPr>
            <w:tcW w:w="2262" w:type="dxa"/>
          </w:tcPr>
          <w:p w14:paraId="3208FF02" w14:textId="77777777" w:rsidR="00751267" w:rsidRDefault="00000000">
            <w:pPr>
              <w:pStyle w:val="Compact"/>
              <w:jc w:val="right"/>
            </w:pPr>
            <w:r>
              <w:t>615</w:t>
            </w:r>
          </w:p>
        </w:tc>
        <w:tc>
          <w:tcPr>
            <w:tcW w:w="2262" w:type="dxa"/>
          </w:tcPr>
          <w:p w14:paraId="1E2BAB86" w14:textId="77777777" w:rsidR="00751267" w:rsidRDefault="00000000">
            <w:pPr>
              <w:pStyle w:val="Compact"/>
              <w:jc w:val="right"/>
            </w:pPr>
            <w:r>
              <w:t>0.027</w:t>
            </w:r>
          </w:p>
        </w:tc>
        <w:tc>
          <w:tcPr>
            <w:tcW w:w="1697" w:type="dxa"/>
          </w:tcPr>
          <w:p w14:paraId="0C5FE536" w14:textId="77777777" w:rsidR="00751267" w:rsidRDefault="00000000">
            <w:pPr>
              <w:pStyle w:val="Compact"/>
            </w:pPr>
            <w:r>
              <w:t>(−0.020, 0.074)</w:t>
            </w:r>
          </w:p>
        </w:tc>
      </w:tr>
      <w:tr w:rsidR="00751267" w14:paraId="44AD9723" w14:textId="77777777">
        <w:tc>
          <w:tcPr>
            <w:tcW w:w="1697" w:type="dxa"/>
          </w:tcPr>
          <w:p w14:paraId="667AD21F" w14:textId="77777777" w:rsidR="00751267" w:rsidRDefault="00000000">
            <w:pPr>
              <w:pStyle w:val="Compact"/>
            </w:pPr>
            <w:r>
              <w:t>IPTW</w:t>
            </w:r>
          </w:p>
        </w:tc>
        <w:tc>
          <w:tcPr>
            <w:tcW w:w="2262" w:type="dxa"/>
          </w:tcPr>
          <w:p w14:paraId="10DBDA1D" w14:textId="77777777" w:rsidR="00751267" w:rsidRDefault="00000000">
            <w:pPr>
              <w:pStyle w:val="Compact"/>
              <w:jc w:val="right"/>
            </w:pPr>
            <w:r>
              <w:t>1,693</w:t>
            </w:r>
          </w:p>
        </w:tc>
        <w:tc>
          <w:tcPr>
            <w:tcW w:w="2262" w:type="dxa"/>
          </w:tcPr>
          <w:p w14:paraId="5D4B3EC2" w14:textId="77777777" w:rsidR="00751267" w:rsidRDefault="00000000">
            <w:pPr>
              <w:pStyle w:val="Compact"/>
              <w:jc w:val="right"/>
            </w:pPr>
            <w:r>
              <w:t>0.037</w:t>
            </w:r>
          </w:p>
        </w:tc>
        <w:tc>
          <w:tcPr>
            <w:tcW w:w="1697" w:type="dxa"/>
          </w:tcPr>
          <w:p w14:paraId="2AB38978" w14:textId="77777777" w:rsidR="00751267" w:rsidRDefault="00000000">
            <w:pPr>
              <w:pStyle w:val="Compact"/>
            </w:pPr>
            <w:r>
              <w:t>(0.002, 0.071)</w:t>
            </w:r>
          </w:p>
        </w:tc>
      </w:tr>
      <w:tr w:rsidR="00751267" w14:paraId="245BF1E3" w14:textId="77777777">
        <w:tc>
          <w:tcPr>
            <w:tcW w:w="1697" w:type="dxa"/>
          </w:tcPr>
          <w:p w14:paraId="528BEBB0" w14:textId="77777777" w:rsidR="00751267" w:rsidRDefault="00000000">
            <w:pPr>
              <w:pStyle w:val="Compact"/>
            </w:pPr>
            <w:r>
              <w:rPr>
                <w:b/>
                <w:bCs/>
              </w:rPr>
              <w:t>Full-cohort TMLE (primary)</w:t>
            </w:r>
          </w:p>
        </w:tc>
        <w:tc>
          <w:tcPr>
            <w:tcW w:w="2262" w:type="dxa"/>
          </w:tcPr>
          <w:p w14:paraId="5CDD8DD6" w14:textId="77777777" w:rsidR="00751267" w:rsidRDefault="00000000">
            <w:pPr>
              <w:pStyle w:val="Compact"/>
              <w:jc w:val="right"/>
            </w:pPr>
            <w:r>
              <w:rPr>
                <w:b/>
                <w:bCs/>
              </w:rPr>
              <w:t>1,693</w:t>
            </w:r>
          </w:p>
        </w:tc>
        <w:tc>
          <w:tcPr>
            <w:tcW w:w="2262" w:type="dxa"/>
          </w:tcPr>
          <w:p w14:paraId="3A972ED9" w14:textId="77777777" w:rsidR="00751267" w:rsidRDefault="00000000">
            <w:pPr>
              <w:pStyle w:val="Compact"/>
              <w:jc w:val="right"/>
            </w:pPr>
            <w:r>
              <w:rPr>
                <w:b/>
                <w:bCs/>
              </w:rPr>
              <w:t>0.031</w:t>
            </w:r>
          </w:p>
        </w:tc>
        <w:tc>
          <w:tcPr>
            <w:tcW w:w="1697" w:type="dxa"/>
          </w:tcPr>
          <w:p w14:paraId="54ED0815" w14:textId="77777777" w:rsidR="00751267" w:rsidRDefault="00000000">
            <w:pPr>
              <w:pStyle w:val="Compact"/>
            </w:pPr>
            <w:r>
              <w:rPr>
                <w:b/>
                <w:bCs/>
              </w:rPr>
              <w:t>(−0.001, 0.062)</w:t>
            </w:r>
          </w:p>
        </w:tc>
      </w:tr>
      <w:tr w:rsidR="00751267" w14:paraId="1F83B319" w14:textId="77777777">
        <w:tc>
          <w:tcPr>
            <w:tcW w:w="1697" w:type="dxa"/>
          </w:tcPr>
          <w:p w14:paraId="765B4649" w14:textId="77777777" w:rsidR="00751267" w:rsidRDefault="00000000">
            <w:pPr>
              <w:pStyle w:val="Compact"/>
            </w:pPr>
            <w:r>
              <w:t>Matched-cohort TMLE</w:t>
            </w:r>
          </w:p>
        </w:tc>
        <w:tc>
          <w:tcPr>
            <w:tcW w:w="2262" w:type="dxa"/>
          </w:tcPr>
          <w:p w14:paraId="26A460E6" w14:textId="77777777" w:rsidR="00751267" w:rsidRDefault="00000000">
            <w:pPr>
              <w:pStyle w:val="Compact"/>
              <w:jc w:val="right"/>
            </w:pPr>
            <w:r>
              <w:t>1,230</w:t>
            </w:r>
          </w:p>
        </w:tc>
        <w:tc>
          <w:tcPr>
            <w:tcW w:w="2262" w:type="dxa"/>
          </w:tcPr>
          <w:p w14:paraId="0B260D22" w14:textId="77777777" w:rsidR="00751267" w:rsidRDefault="00000000">
            <w:pPr>
              <w:pStyle w:val="Compact"/>
              <w:jc w:val="right"/>
            </w:pPr>
            <w:r>
              <w:t>0.026</w:t>
            </w:r>
          </w:p>
        </w:tc>
        <w:tc>
          <w:tcPr>
            <w:tcW w:w="1697" w:type="dxa"/>
          </w:tcPr>
          <w:p w14:paraId="4DD27FF5" w14:textId="77777777" w:rsidR="00751267" w:rsidRDefault="00000000">
            <w:pPr>
              <w:pStyle w:val="Compact"/>
            </w:pPr>
            <w:r>
              <w:t>(−0.015, 0.067)</w:t>
            </w:r>
          </w:p>
        </w:tc>
      </w:tr>
      <w:tr w:rsidR="00751267" w14:paraId="032D76EA" w14:textId="77777777">
        <w:tc>
          <w:tcPr>
            <w:tcW w:w="1697" w:type="dxa"/>
          </w:tcPr>
          <w:p w14:paraId="1A7A7870" w14:textId="77777777" w:rsidR="00751267" w:rsidRDefault="00000000">
            <w:pPr>
              <w:pStyle w:val="Compact"/>
            </w:pPr>
            <w:r>
              <w:t>Complete-outcome TMLE with IPCW weights</w:t>
            </w:r>
          </w:p>
        </w:tc>
        <w:tc>
          <w:tcPr>
            <w:tcW w:w="2262" w:type="dxa"/>
          </w:tcPr>
          <w:p w14:paraId="676B168F" w14:textId="77777777" w:rsidR="00751267" w:rsidRDefault="00000000">
            <w:pPr>
              <w:pStyle w:val="Compact"/>
              <w:jc w:val="right"/>
            </w:pPr>
            <w:r>
              <w:t>1,277</w:t>
            </w:r>
          </w:p>
        </w:tc>
        <w:tc>
          <w:tcPr>
            <w:tcW w:w="2262" w:type="dxa"/>
          </w:tcPr>
          <w:p w14:paraId="124D5CCB" w14:textId="77777777" w:rsidR="00751267" w:rsidRDefault="00000000">
            <w:pPr>
              <w:pStyle w:val="Compact"/>
              <w:jc w:val="right"/>
            </w:pPr>
            <w:r>
              <w:t>0.033</w:t>
            </w:r>
          </w:p>
        </w:tc>
        <w:tc>
          <w:tcPr>
            <w:tcW w:w="1697" w:type="dxa"/>
          </w:tcPr>
          <w:p w14:paraId="3CEDA05A" w14:textId="77777777" w:rsidR="00751267" w:rsidRDefault="00000000">
            <w:pPr>
              <w:pStyle w:val="Compact"/>
            </w:pPr>
            <w:r>
              <w:t>(−0.000, 0.066)</w:t>
            </w:r>
          </w:p>
        </w:tc>
      </w:tr>
    </w:tbl>
    <w:p w14:paraId="023796CD" w14:textId="77777777" w:rsidR="00751267" w:rsidRDefault="00000000">
      <w:pPr>
        <w:pStyle w:val="BodyText"/>
      </w:pPr>
      <w:r>
        <w:t>All six methods agree on direction. The primary estimate just crosses zero. The data are consistent with a small, possibly real, possibly null, effect.</w:t>
      </w:r>
    </w:p>
    <w:p w14:paraId="29A0D4E6" w14:textId="77777777" w:rsidR="00751267" w:rsidRDefault="00000000">
      <w:pPr>
        <w:pStyle w:val="Heading2"/>
      </w:pPr>
      <w:bookmarkStart w:id="119" w:name="how-a-reviewer-reads-it"/>
      <w:bookmarkStart w:id="120" w:name="_Toc230368760"/>
      <w:bookmarkEnd w:id="117"/>
      <w:r>
        <w:t>7.4 How a reviewer reads it</w:t>
      </w:r>
      <w:bookmarkEnd w:id="120"/>
    </w:p>
    <w:p w14:paraId="1A143C4A" w14:textId="77777777" w:rsidR="00751267" w:rsidRDefault="00000000">
      <w:pPr>
        <w:pStyle w:val="Compact"/>
        <w:numPr>
          <w:ilvl w:val="0"/>
          <w:numId w:val="15"/>
        </w:numPr>
      </w:pPr>
      <w:r>
        <w:t>Every analytic decision was recorded before the comparative numbers above were produced.</w:t>
      </w:r>
    </w:p>
    <w:p w14:paraId="1559B2AF" w14:textId="77777777" w:rsidR="00751267" w:rsidRDefault="00000000">
      <w:pPr>
        <w:pStyle w:val="Compact"/>
        <w:numPr>
          <w:ilvl w:val="0"/>
          <w:numId w:val="15"/>
        </w:numPr>
      </w:pPr>
      <w:r>
        <w:t>Six methods that make different assumptions all point the same way.</w:t>
      </w:r>
    </w:p>
    <w:p w14:paraId="2D28A836" w14:textId="77777777" w:rsidR="00751267" w:rsidRDefault="00000000">
      <w:pPr>
        <w:pStyle w:val="Compact"/>
        <w:numPr>
          <w:ilvl w:val="0"/>
          <w:numId w:val="15"/>
        </w:numPr>
      </w:pPr>
      <w:r>
        <w:t>The primary confidence interval just crosses zero; the workflow does not “confirm” the signal under prespecified diagnostics.</w:t>
      </w:r>
    </w:p>
    <w:p w14:paraId="0BC9E1C8" w14:textId="77777777" w:rsidR="00751267" w:rsidRDefault="00000000">
      <w:pPr>
        <w:pStyle w:val="Compact"/>
        <w:numPr>
          <w:ilvl w:val="0"/>
          <w:numId w:val="15"/>
        </w:numPr>
      </w:pPr>
      <w:r>
        <w:t>The audit log shows the three negative controls that were dropped and why.</w:t>
      </w:r>
    </w:p>
    <w:p w14:paraId="5AE7780B" w14:textId="77777777" w:rsidR="00751267" w:rsidRDefault="00000000">
      <w:pPr>
        <w:pStyle w:val="FirstParagraph"/>
      </w:pPr>
      <w:r>
        <w:t>A reviewer can reconstruct the entire analysis from the dossier and the lock fingerprint.</w:t>
      </w:r>
    </w:p>
    <w:p w14:paraId="7CF51549" w14:textId="77777777" w:rsidR="00751267" w:rsidRDefault="00000000">
      <w:r>
        <w:pict w14:anchorId="7DC8581D">
          <v:rect id="_x0000_i1031" style="width:0;height:1.5pt" o:hralign="center" o:hrstd="t" o:hr="t"/>
        </w:pict>
      </w:r>
    </w:p>
    <w:p w14:paraId="613E82CF" w14:textId="77777777" w:rsidR="00751267" w:rsidRDefault="00000000">
      <w:pPr>
        <w:pStyle w:val="Heading1"/>
      </w:pPr>
      <w:bookmarkStart w:id="121" w:name="how-cleantmle-compares-to-other-tools"/>
      <w:bookmarkStart w:id="122" w:name="_Toc230368761"/>
      <w:bookmarkEnd w:id="111"/>
      <w:bookmarkEnd w:id="119"/>
      <w:commentRangeStart w:id="123"/>
      <w:r>
        <w:t>8. How cleanTMLE compares to other tools</w:t>
      </w:r>
      <w:bookmarkEnd w:id="122"/>
      <w:commentRangeEnd w:id="123"/>
      <w:r w:rsidR="005B45C8">
        <w:rPr>
          <w:rStyle w:val="CommentReference"/>
          <w:sz w:val="40"/>
          <w:szCs w:val="40"/>
        </w:rPr>
        <w:commentReference w:id="123"/>
      </w:r>
    </w:p>
    <w:p w14:paraId="362D319E" w14:textId="77777777" w:rsidR="00751267" w:rsidRDefault="00000000">
      <w:pPr>
        <w:pStyle w:val="FirstParagraph"/>
      </w:pPr>
      <w:r>
        <w:t>Many parts of this workflow already exist as separate tools. cleanTMLE’s contribution is to bind them into a single auditable pipeline.</w:t>
      </w:r>
    </w:p>
    <w:tbl>
      <w:tblPr>
        <w:tblStyle w:val="Table"/>
        <w:tblW w:w="5000" w:type="pct"/>
        <w:tblLayout w:type="fixed"/>
        <w:tblLook w:val="0020" w:firstRow="1" w:lastRow="0" w:firstColumn="0" w:lastColumn="0" w:noHBand="0" w:noVBand="0"/>
      </w:tblPr>
      <w:tblGrid>
        <w:gridCol w:w="1248"/>
        <w:gridCol w:w="2082"/>
        <w:gridCol w:w="2082"/>
        <w:gridCol w:w="2082"/>
        <w:gridCol w:w="2082"/>
      </w:tblGrid>
      <w:tr w:rsidR="00751267" w14:paraId="4AA71D16" w14:textId="77777777" w:rsidTr="00751267">
        <w:trPr>
          <w:cnfStyle w:val="100000000000" w:firstRow="1" w:lastRow="0" w:firstColumn="0" w:lastColumn="0" w:oddVBand="0" w:evenVBand="0" w:oddHBand="0" w:evenHBand="0" w:firstRowFirstColumn="0" w:firstRowLastColumn="0" w:lastRowFirstColumn="0" w:lastRowLastColumn="0"/>
          <w:tblHeader/>
        </w:trPr>
        <w:tc>
          <w:tcPr>
            <w:tcW w:w="1033" w:type="dxa"/>
          </w:tcPr>
          <w:p w14:paraId="7ED53BE2" w14:textId="77777777" w:rsidR="00751267" w:rsidRDefault="00000000">
            <w:pPr>
              <w:pStyle w:val="Compact"/>
            </w:pPr>
            <w:r>
              <w:lastRenderedPageBreak/>
              <w:t>Feature</w:t>
            </w:r>
          </w:p>
        </w:tc>
        <w:tc>
          <w:tcPr>
            <w:tcW w:w="1721" w:type="dxa"/>
          </w:tcPr>
          <w:p w14:paraId="556743DD" w14:textId="77777777" w:rsidR="00751267" w:rsidRDefault="00000000">
            <w:pPr>
              <w:pStyle w:val="Compact"/>
              <w:jc w:val="center"/>
            </w:pPr>
            <w:r>
              <w:t>TMLE-only packages</w:t>
            </w:r>
          </w:p>
        </w:tc>
        <w:tc>
          <w:tcPr>
            <w:tcW w:w="1721" w:type="dxa"/>
          </w:tcPr>
          <w:p w14:paraId="75A34B60" w14:textId="77777777" w:rsidR="00751267" w:rsidRDefault="00000000">
            <w:pPr>
              <w:pStyle w:val="Compact"/>
              <w:jc w:val="center"/>
            </w:pPr>
            <w:r>
              <w:t>causalRisk</w:t>
            </w:r>
          </w:p>
        </w:tc>
        <w:tc>
          <w:tcPr>
            <w:tcW w:w="1721" w:type="dxa"/>
          </w:tcPr>
          <w:p w14:paraId="148F96C4" w14:textId="77777777" w:rsidR="00751267" w:rsidRDefault="00000000">
            <w:pPr>
              <w:pStyle w:val="Compact"/>
              <w:jc w:val="center"/>
            </w:pPr>
            <w:r>
              <w:t>Clean-room methods papers</w:t>
            </w:r>
          </w:p>
        </w:tc>
        <w:tc>
          <w:tcPr>
            <w:tcW w:w="1721" w:type="dxa"/>
          </w:tcPr>
          <w:p w14:paraId="63979E77" w14:textId="77777777" w:rsidR="00751267" w:rsidRDefault="00000000">
            <w:pPr>
              <w:pStyle w:val="Compact"/>
              <w:jc w:val="center"/>
            </w:pPr>
            <w:r>
              <w:rPr>
                <w:b/>
                <w:bCs/>
              </w:rPr>
              <w:t>cleanTMLE</w:t>
            </w:r>
          </w:p>
        </w:tc>
      </w:tr>
      <w:tr w:rsidR="00751267" w14:paraId="618F7192" w14:textId="77777777">
        <w:tc>
          <w:tcPr>
            <w:tcW w:w="1033" w:type="dxa"/>
          </w:tcPr>
          <w:p w14:paraId="0813B760" w14:textId="77777777" w:rsidR="00751267" w:rsidRDefault="00000000">
            <w:pPr>
              <w:pStyle w:val="Compact"/>
            </w:pPr>
            <w:r>
              <w:t>Targeted-learning estimation</w:t>
            </w:r>
          </w:p>
        </w:tc>
        <w:tc>
          <w:tcPr>
            <w:tcW w:w="1721" w:type="dxa"/>
          </w:tcPr>
          <w:p w14:paraId="776EA44E" w14:textId="77777777" w:rsidR="00751267" w:rsidRDefault="00000000">
            <w:pPr>
              <w:pStyle w:val="Compact"/>
              <w:jc w:val="center"/>
            </w:pPr>
            <w:r>
              <w:t>✓</w:t>
            </w:r>
          </w:p>
        </w:tc>
        <w:tc>
          <w:tcPr>
            <w:tcW w:w="1721" w:type="dxa"/>
          </w:tcPr>
          <w:p w14:paraId="6AA23AA5" w14:textId="77777777" w:rsidR="00751267" w:rsidRDefault="00000000">
            <w:pPr>
              <w:pStyle w:val="Compact"/>
              <w:jc w:val="center"/>
            </w:pPr>
            <w:r>
              <w:t>–</w:t>
            </w:r>
          </w:p>
        </w:tc>
        <w:tc>
          <w:tcPr>
            <w:tcW w:w="1721" w:type="dxa"/>
          </w:tcPr>
          <w:p w14:paraId="6CB0C4F3" w14:textId="77777777" w:rsidR="00751267" w:rsidRDefault="00000000">
            <w:pPr>
              <w:pStyle w:val="Compact"/>
              <w:jc w:val="center"/>
            </w:pPr>
            <w:r>
              <w:t>–</w:t>
            </w:r>
          </w:p>
        </w:tc>
        <w:tc>
          <w:tcPr>
            <w:tcW w:w="1721" w:type="dxa"/>
          </w:tcPr>
          <w:p w14:paraId="54808587" w14:textId="77777777" w:rsidR="00751267" w:rsidRDefault="00000000">
            <w:pPr>
              <w:pStyle w:val="Compact"/>
              <w:jc w:val="center"/>
            </w:pPr>
            <w:r>
              <w:t>✓</w:t>
            </w:r>
          </w:p>
        </w:tc>
      </w:tr>
      <w:tr w:rsidR="00751267" w14:paraId="3CAAB369" w14:textId="77777777">
        <w:tc>
          <w:tcPr>
            <w:tcW w:w="1033" w:type="dxa"/>
          </w:tcPr>
          <w:p w14:paraId="5704CC99" w14:textId="77777777" w:rsidR="00751267" w:rsidRDefault="00000000">
            <w:pPr>
              <w:pStyle w:val="Compact"/>
            </w:pPr>
            <w:r>
              <w:t>Cohort-specification grammar</w:t>
            </w:r>
          </w:p>
        </w:tc>
        <w:tc>
          <w:tcPr>
            <w:tcW w:w="1721" w:type="dxa"/>
          </w:tcPr>
          <w:p w14:paraId="6E29EC43" w14:textId="77777777" w:rsidR="00751267" w:rsidRDefault="00000000">
            <w:pPr>
              <w:pStyle w:val="Compact"/>
              <w:jc w:val="center"/>
            </w:pPr>
            <w:r>
              <w:t>–</w:t>
            </w:r>
          </w:p>
        </w:tc>
        <w:tc>
          <w:tcPr>
            <w:tcW w:w="1721" w:type="dxa"/>
          </w:tcPr>
          <w:p w14:paraId="5959A8A5" w14:textId="77777777" w:rsidR="00751267" w:rsidRDefault="00000000">
            <w:pPr>
              <w:pStyle w:val="Compact"/>
              <w:jc w:val="center"/>
            </w:pPr>
            <w:r>
              <w:t>✓</w:t>
            </w:r>
          </w:p>
        </w:tc>
        <w:tc>
          <w:tcPr>
            <w:tcW w:w="1721" w:type="dxa"/>
          </w:tcPr>
          <w:p w14:paraId="5FA7A7C4" w14:textId="77777777" w:rsidR="00751267" w:rsidRDefault="00000000">
            <w:pPr>
              <w:pStyle w:val="Compact"/>
              <w:jc w:val="center"/>
            </w:pPr>
            <w:r>
              <w:t>–</w:t>
            </w:r>
          </w:p>
        </w:tc>
        <w:tc>
          <w:tcPr>
            <w:tcW w:w="1721" w:type="dxa"/>
          </w:tcPr>
          <w:p w14:paraId="3DDC04A3" w14:textId="77777777" w:rsidR="00751267" w:rsidRDefault="00000000">
            <w:pPr>
              <w:pStyle w:val="Compact"/>
              <w:jc w:val="center"/>
            </w:pPr>
            <w:r>
              <w:t>✓</w:t>
            </w:r>
          </w:p>
        </w:tc>
      </w:tr>
      <w:tr w:rsidR="00751267" w14:paraId="1FCE2CE1" w14:textId="77777777">
        <w:tc>
          <w:tcPr>
            <w:tcW w:w="1033" w:type="dxa"/>
          </w:tcPr>
          <w:p w14:paraId="7BB1A6F2" w14:textId="77777777" w:rsidR="00751267" w:rsidRDefault="00000000">
            <w:pPr>
              <w:pStyle w:val="Compact"/>
            </w:pPr>
            <w:r>
              <w:t>Cumulative-risk reporting</w:t>
            </w:r>
          </w:p>
        </w:tc>
        <w:tc>
          <w:tcPr>
            <w:tcW w:w="1721" w:type="dxa"/>
          </w:tcPr>
          <w:p w14:paraId="695E9004" w14:textId="77777777" w:rsidR="00751267" w:rsidRDefault="00000000">
            <w:pPr>
              <w:pStyle w:val="Compact"/>
              <w:jc w:val="center"/>
            </w:pPr>
            <w:r>
              <w:t>partial</w:t>
            </w:r>
          </w:p>
        </w:tc>
        <w:tc>
          <w:tcPr>
            <w:tcW w:w="1721" w:type="dxa"/>
          </w:tcPr>
          <w:p w14:paraId="6BC7DE44" w14:textId="77777777" w:rsidR="00751267" w:rsidRDefault="00000000">
            <w:pPr>
              <w:pStyle w:val="Compact"/>
              <w:jc w:val="center"/>
            </w:pPr>
            <w:r>
              <w:t>✓</w:t>
            </w:r>
          </w:p>
        </w:tc>
        <w:tc>
          <w:tcPr>
            <w:tcW w:w="1721" w:type="dxa"/>
          </w:tcPr>
          <w:p w14:paraId="6DA6B75C" w14:textId="77777777" w:rsidR="00751267" w:rsidRDefault="00000000">
            <w:pPr>
              <w:pStyle w:val="Compact"/>
              <w:jc w:val="center"/>
            </w:pPr>
            <w:r>
              <w:t>–</w:t>
            </w:r>
          </w:p>
        </w:tc>
        <w:tc>
          <w:tcPr>
            <w:tcW w:w="1721" w:type="dxa"/>
          </w:tcPr>
          <w:p w14:paraId="2FD52A8D" w14:textId="77777777" w:rsidR="00751267" w:rsidRDefault="00000000">
            <w:pPr>
              <w:pStyle w:val="Compact"/>
              <w:jc w:val="center"/>
            </w:pPr>
            <w:r>
              <w:t>✓</w:t>
            </w:r>
          </w:p>
        </w:tc>
      </w:tr>
      <w:tr w:rsidR="00751267" w14:paraId="7861DD71" w14:textId="77777777">
        <w:tc>
          <w:tcPr>
            <w:tcW w:w="1033" w:type="dxa"/>
          </w:tcPr>
          <w:p w14:paraId="439C7C6B" w14:textId="77777777" w:rsidR="00751267" w:rsidRDefault="00000000">
            <w:pPr>
              <w:pStyle w:val="Compact"/>
            </w:pPr>
            <w:r>
              <w:t>Weight diagnostics</w:t>
            </w:r>
          </w:p>
        </w:tc>
        <w:tc>
          <w:tcPr>
            <w:tcW w:w="1721" w:type="dxa"/>
          </w:tcPr>
          <w:p w14:paraId="655DF60D" w14:textId="77777777" w:rsidR="00751267" w:rsidRDefault="00000000">
            <w:pPr>
              <w:pStyle w:val="Compact"/>
              <w:jc w:val="center"/>
            </w:pPr>
            <w:r>
              <w:t>–</w:t>
            </w:r>
          </w:p>
        </w:tc>
        <w:tc>
          <w:tcPr>
            <w:tcW w:w="1721" w:type="dxa"/>
          </w:tcPr>
          <w:p w14:paraId="60B5411D" w14:textId="77777777" w:rsidR="00751267" w:rsidRDefault="00000000">
            <w:pPr>
              <w:pStyle w:val="Compact"/>
              <w:jc w:val="center"/>
            </w:pPr>
            <w:r>
              <w:t>✓</w:t>
            </w:r>
          </w:p>
        </w:tc>
        <w:tc>
          <w:tcPr>
            <w:tcW w:w="1721" w:type="dxa"/>
          </w:tcPr>
          <w:p w14:paraId="248FE10F" w14:textId="77777777" w:rsidR="00751267" w:rsidRDefault="00000000">
            <w:pPr>
              <w:pStyle w:val="Compact"/>
              <w:jc w:val="center"/>
            </w:pPr>
            <w:r>
              <w:t>–</w:t>
            </w:r>
          </w:p>
        </w:tc>
        <w:tc>
          <w:tcPr>
            <w:tcW w:w="1721" w:type="dxa"/>
          </w:tcPr>
          <w:p w14:paraId="3EB9C907" w14:textId="77777777" w:rsidR="00751267" w:rsidRDefault="00000000">
            <w:pPr>
              <w:pStyle w:val="Compact"/>
              <w:jc w:val="center"/>
            </w:pPr>
            <w:r>
              <w:t>✓</w:t>
            </w:r>
          </w:p>
        </w:tc>
      </w:tr>
      <w:tr w:rsidR="00751267" w14:paraId="71790816" w14:textId="77777777">
        <w:tc>
          <w:tcPr>
            <w:tcW w:w="1033" w:type="dxa"/>
          </w:tcPr>
          <w:p w14:paraId="5D793854" w14:textId="77777777" w:rsidR="00751267" w:rsidRDefault="00000000">
            <w:pPr>
              <w:pStyle w:val="Compact"/>
            </w:pPr>
            <w:r>
              <w:t>Fingerprinted analysis lock</w:t>
            </w:r>
          </w:p>
        </w:tc>
        <w:tc>
          <w:tcPr>
            <w:tcW w:w="1721" w:type="dxa"/>
          </w:tcPr>
          <w:p w14:paraId="0E72C729" w14:textId="77777777" w:rsidR="00751267" w:rsidRDefault="00000000">
            <w:pPr>
              <w:pStyle w:val="Compact"/>
              <w:jc w:val="center"/>
            </w:pPr>
            <w:r>
              <w:t>–</w:t>
            </w:r>
          </w:p>
        </w:tc>
        <w:tc>
          <w:tcPr>
            <w:tcW w:w="1721" w:type="dxa"/>
          </w:tcPr>
          <w:p w14:paraId="644F1ECC" w14:textId="77777777" w:rsidR="00751267" w:rsidRDefault="00000000">
            <w:pPr>
              <w:pStyle w:val="Compact"/>
              <w:jc w:val="center"/>
            </w:pPr>
            <w:r>
              <w:t>–</w:t>
            </w:r>
          </w:p>
        </w:tc>
        <w:tc>
          <w:tcPr>
            <w:tcW w:w="1721" w:type="dxa"/>
          </w:tcPr>
          <w:p w14:paraId="4A5D6D12" w14:textId="77777777" w:rsidR="00751267" w:rsidRDefault="00000000">
            <w:pPr>
              <w:pStyle w:val="Compact"/>
              <w:jc w:val="center"/>
            </w:pPr>
            <w:r>
              <w:t>guidance only</w:t>
            </w:r>
          </w:p>
        </w:tc>
        <w:tc>
          <w:tcPr>
            <w:tcW w:w="1721" w:type="dxa"/>
          </w:tcPr>
          <w:p w14:paraId="7D2E3A21" w14:textId="77777777" w:rsidR="00751267" w:rsidRDefault="00000000">
            <w:pPr>
              <w:pStyle w:val="Compact"/>
              <w:jc w:val="center"/>
            </w:pPr>
            <w:r>
              <w:t>✓</w:t>
            </w:r>
          </w:p>
        </w:tc>
      </w:tr>
      <w:tr w:rsidR="00751267" w14:paraId="1CC24349" w14:textId="77777777">
        <w:tc>
          <w:tcPr>
            <w:tcW w:w="1033" w:type="dxa"/>
          </w:tcPr>
          <w:p w14:paraId="4B3816D2" w14:textId="77777777" w:rsidR="00751267" w:rsidRDefault="00000000">
            <w:pPr>
              <w:pStyle w:val="Compact"/>
            </w:pPr>
            <w:r>
              <w:t>Audit + decision logs</w:t>
            </w:r>
          </w:p>
        </w:tc>
        <w:tc>
          <w:tcPr>
            <w:tcW w:w="1721" w:type="dxa"/>
          </w:tcPr>
          <w:p w14:paraId="41D0669B" w14:textId="77777777" w:rsidR="00751267" w:rsidRDefault="00000000">
            <w:pPr>
              <w:pStyle w:val="Compact"/>
              <w:jc w:val="center"/>
            </w:pPr>
            <w:r>
              <w:t>–</w:t>
            </w:r>
          </w:p>
        </w:tc>
        <w:tc>
          <w:tcPr>
            <w:tcW w:w="1721" w:type="dxa"/>
          </w:tcPr>
          <w:p w14:paraId="72FD2CDC" w14:textId="77777777" w:rsidR="00751267" w:rsidRDefault="00000000">
            <w:pPr>
              <w:pStyle w:val="Compact"/>
              <w:jc w:val="center"/>
            </w:pPr>
            <w:r>
              <w:t>–</w:t>
            </w:r>
          </w:p>
        </w:tc>
        <w:tc>
          <w:tcPr>
            <w:tcW w:w="1721" w:type="dxa"/>
          </w:tcPr>
          <w:p w14:paraId="75AEEAFB" w14:textId="77777777" w:rsidR="00751267" w:rsidRDefault="00000000">
            <w:pPr>
              <w:pStyle w:val="Compact"/>
              <w:jc w:val="center"/>
            </w:pPr>
            <w:r>
              <w:t>guidance only</w:t>
            </w:r>
          </w:p>
        </w:tc>
        <w:tc>
          <w:tcPr>
            <w:tcW w:w="1721" w:type="dxa"/>
          </w:tcPr>
          <w:p w14:paraId="52799126" w14:textId="77777777" w:rsidR="00751267" w:rsidRDefault="00000000">
            <w:pPr>
              <w:pStyle w:val="Compact"/>
              <w:jc w:val="center"/>
            </w:pPr>
            <w:r>
              <w:t>✓</w:t>
            </w:r>
          </w:p>
        </w:tc>
      </w:tr>
      <w:tr w:rsidR="00751267" w14:paraId="54990A12" w14:textId="77777777">
        <w:tc>
          <w:tcPr>
            <w:tcW w:w="1033" w:type="dxa"/>
          </w:tcPr>
          <w:p w14:paraId="639C113F" w14:textId="77777777" w:rsidR="00751267" w:rsidRDefault="00000000">
            <w:pPr>
              <w:pStyle w:val="Compact"/>
            </w:pPr>
            <w:r>
              <w:t>Outcome-blind plasmode candidate selection</w:t>
            </w:r>
          </w:p>
        </w:tc>
        <w:tc>
          <w:tcPr>
            <w:tcW w:w="1721" w:type="dxa"/>
          </w:tcPr>
          <w:p w14:paraId="754E93E5" w14:textId="77777777" w:rsidR="00751267" w:rsidRDefault="00000000">
            <w:pPr>
              <w:pStyle w:val="Compact"/>
              <w:jc w:val="center"/>
            </w:pPr>
            <w:r>
              <w:t>–</w:t>
            </w:r>
          </w:p>
        </w:tc>
        <w:tc>
          <w:tcPr>
            <w:tcW w:w="1721" w:type="dxa"/>
          </w:tcPr>
          <w:p w14:paraId="628CBB9D" w14:textId="77777777" w:rsidR="00751267" w:rsidRDefault="00000000">
            <w:pPr>
              <w:pStyle w:val="Compact"/>
              <w:jc w:val="center"/>
            </w:pPr>
            <w:r>
              <w:t>–</w:t>
            </w:r>
          </w:p>
        </w:tc>
        <w:tc>
          <w:tcPr>
            <w:tcW w:w="1721" w:type="dxa"/>
          </w:tcPr>
          <w:p w14:paraId="4C0666F4" w14:textId="77777777" w:rsidR="00751267" w:rsidRDefault="00000000">
            <w:pPr>
              <w:pStyle w:val="Compact"/>
              <w:jc w:val="center"/>
            </w:pPr>
            <w:r>
              <w:t>–</w:t>
            </w:r>
          </w:p>
        </w:tc>
        <w:tc>
          <w:tcPr>
            <w:tcW w:w="1721" w:type="dxa"/>
          </w:tcPr>
          <w:p w14:paraId="2CA86E37" w14:textId="77777777" w:rsidR="00751267" w:rsidRDefault="00000000">
            <w:pPr>
              <w:pStyle w:val="Compact"/>
              <w:jc w:val="center"/>
            </w:pPr>
            <w:r>
              <w:t>✓</w:t>
            </w:r>
          </w:p>
        </w:tc>
      </w:tr>
      <w:tr w:rsidR="00751267" w14:paraId="460C7A08" w14:textId="77777777">
        <w:tc>
          <w:tcPr>
            <w:tcW w:w="1033" w:type="dxa"/>
          </w:tcPr>
          <w:p w14:paraId="0E24496E" w14:textId="77777777" w:rsidR="00751267" w:rsidRDefault="00000000">
            <w:pPr>
              <w:pStyle w:val="Compact"/>
            </w:pPr>
            <w:r>
              <w:rPr>
                <w:b/>
                <w:bCs/>
              </w:rPr>
              <w:t>Data-quality stress test</w:t>
            </w:r>
          </w:p>
        </w:tc>
        <w:tc>
          <w:tcPr>
            <w:tcW w:w="1721" w:type="dxa"/>
          </w:tcPr>
          <w:p w14:paraId="2121C23A" w14:textId="77777777" w:rsidR="00751267" w:rsidRDefault="00000000">
            <w:pPr>
              <w:pStyle w:val="Compact"/>
              <w:jc w:val="center"/>
            </w:pPr>
            <w:r>
              <w:t>–</w:t>
            </w:r>
          </w:p>
        </w:tc>
        <w:tc>
          <w:tcPr>
            <w:tcW w:w="1721" w:type="dxa"/>
          </w:tcPr>
          <w:p w14:paraId="2724E691" w14:textId="77777777" w:rsidR="00751267" w:rsidRDefault="00000000">
            <w:pPr>
              <w:pStyle w:val="Compact"/>
              <w:jc w:val="center"/>
            </w:pPr>
            <w:r>
              <w:t>–</w:t>
            </w:r>
          </w:p>
        </w:tc>
        <w:tc>
          <w:tcPr>
            <w:tcW w:w="1721" w:type="dxa"/>
          </w:tcPr>
          <w:p w14:paraId="4DAE04B1" w14:textId="77777777" w:rsidR="00751267" w:rsidRDefault="00000000">
            <w:pPr>
              <w:pStyle w:val="Compact"/>
              <w:jc w:val="center"/>
            </w:pPr>
            <w:r>
              <w:t>–</w:t>
            </w:r>
          </w:p>
        </w:tc>
        <w:tc>
          <w:tcPr>
            <w:tcW w:w="1721" w:type="dxa"/>
          </w:tcPr>
          <w:p w14:paraId="27F6E719" w14:textId="77777777" w:rsidR="00751267" w:rsidRDefault="00000000">
            <w:pPr>
              <w:pStyle w:val="Compact"/>
              <w:jc w:val="center"/>
            </w:pPr>
            <w:r>
              <w:rPr>
                <w:b/>
                <w:bCs/>
              </w:rPr>
              <w:t>✓</w:t>
            </w:r>
          </w:p>
        </w:tc>
      </w:tr>
      <w:tr w:rsidR="00751267" w14:paraId="512495E8" w14:textId="77777777">
        <w:tc>
          <w:tcPr>
            <w:tcW w:w="1033" w:type="dxa"/>
          </w:tcPr>
          <w:p w14:paraId="67B2577A" w14:textId="77777777" w:rsidR="00751267" w:rsidRDefault="00000000">
            <w:pPr>
              <w:pStyle w:val="Compact"/>
            </w:pPr>
            <w:r>
              <w:t>Prespecified GO / FLAG / STOP rule</w:t>
            </w:r>
          </w:p>
        </w:tc>
        <w:tc>
          <w:tcPr>
            <w:tcW w:w="1721" w:type="dxa"/>
          </w:tcPr>
          <w:p w14:paraId="3FD2C39A" w14:textId="77777777" w:rsidR="00751267" w:rsidRDefault="00000000">
            <w:pPr>
              <w:pStyle w:val="Compact"/>
              <w:jc w:val="center"/>
            </w:pPr>
            <w:r>
              <w:t>–</w:t>
            </w:r>
          </w:p>
        </w:tc>
        <w:tc>
          <w:tcPr>
            <w:tcW w:w="1721" w:type="dxa"/>
          </w:tcPr>
          <w:p w14:paraId="13A6D473" w14:textId="77777777" w:rsidR="00751267" w:rsidRDefault="00000000">
            <w:pPr>
              <w:pStyle w:val="Compact"/>
              <w:jc w:val="center"/>
            </w:pPr>
            <w:r>
              <w:t>–</w:t>
            </w:r>
          </w:p>
        </w:tc>
        <w:tc>
          <w:tcPr>
            <w:tcW w:w="1721" w:type="dxa"/>
          </w:tcPr>
          <w:p w14:paraId="0230E9AB" w14:textId="77777777" w:rsidR="00751267" w:rsidRDefault="00000000">
            <w:pPr>
              <w:pStyle w:val="Compact"/>
              <w:jc w:val="center"/>
            </w:pPr>
            <w:r>
              <w:t>guidance only</w:t>
            </w:r>
          </w:p>
        </w:tc>
        <w:tc>
          <w:tcPr>
            <w:tcW w:w="1721" w:type="dxa"/>
          </w:tcPr>
          <w:p w14:paraId="2980E6D7" w14:textId="77777777" w:rsidR="00751267" w:rsidRDefault="00000000">
            <w:pPr>
              <w:pStyle w:val="Compact"/>
              <w:jc w:val="center"/>
            </w:pPr>
            <w:r>
              <w:t>✓</w:t>
            </w:r>
          </w:p>
        </w:tc>
      </w:tr>
      <w:tr w:rsidR="00751267" w14:paraId="1F21585A" w14:textId="77777777">
        <w:tc>
          <w:tcPr>
            <w:tcW w:w="1033" w:type="dxa"/>
          </w:tcPr>
          <w:p w14:paraId="0397C0EC" w14:textId="77777777" w:rsidR="00751267" w:rsidRDefault="00000000">
            <w:pPr>
              <w:pStyle w:val="Compact"/>
            </w:pPr>
            <w:r>
              <w:t xml:space="preserve">Software outcome-access </w:t>
            </w:r>
            <w:r>
              <w:lastRenderedPageBreak/>
              <w:t>gate</w:t>
            </w:r>
          </w:p>
        </w:tc>
        <w:tc>
          <w:tcPr>
            <w:tcW w:w="1721" w:type="dxa"/>
          </w:tcPr>
          <w:p w14:paraId="6FD0D6D4" w14:textId="77777777" w:rsidR="00751267" w:rsidRDefault="00000000">
            <w:pPr>
              <w:pStyle w:val="Compact"/>
              <w:jc w:val="center"/>
            </w:pPr>
            <w:r>
              <w:lastRenderedPageBreak/>
              <w:t>–</w:t>
            </w:r>
          </w:p>
        </w:tc>
        <w:tc>
          <w:tcPr>
            <w:tcW w:w="1721" w:type="dxa"/>
          </w:tcPr>
          <w:p w14:paraId="39CE6C97" w14:textId="77777777" w:rsidR="00751267" w:rsidRDefault="00000000">
            <w:pPr>
              <w:pStyle w:val="Compact"/>
              <w:jc w:val="center"/>
            </w:pPr>
            <w:r>
              <w:t>–</w:t>
            </w:r>
          </w:p>
        </w:tc>
        <w:tc>
          <w:tcPr>
            <w:tcW w:w="1721" w:type="dxa"/>
          </w:tcPr>
          <w:p w14:paraId="3F28B426" w14:textId="77777777" w:rsidR="00751267" w:rsidRDefault="00000000">
            <w:pPr>
              <w:pStyle w:val="Compact"/>
              <w:jc w:val="center"/>
            </w:pPr>
            <w:r>
              <w:t>–</w:t>
            </w:r>
          </w:p>
        </w:tc>
        <w:tc>
          <w:tcPr>
            <w:tcW w:w="1721" w:type="dxa"/>
          </w:tcPr>
          <w:p w14:paraId="1793E0BC" w14:textId="77777777" w:rsidR="00751267" w:rsidRDefault="00000000">
            <w:pPr>
              <w:pStyle w:val="Compact"/>
              <w:jc w:val="center"/>
            </w:pPr>
            <w:r>
              <w:t>✓</w:t>
            </w:r>
          </w:p>
        </w:tc>
      </w:tr>
    </w:tbl>
    <w:p w14:paraId="5D47362E" w14:textId="77777777" w:rsidR="00751267" w:rsidRDefault="00000000">
      <w:pPr>
        <w:pStyle w:val="BodyText"/>
      </w:pPr>
      <w:r>
        <w:t>cleanTMLE shares the cohort-specification and cumulative-risk reporting concepts with causalRisk, then adds the prespecification, simulation, stress-test, and gate machinery on top.</w:t>
      </w:r>
    </w:p>
    <w:p w14:paraId="0FF6797A" w14:textId="77777777" w:rsidR="00751267" w:rsidRDefault="00000000">
      <w:r>
        <w:pict w14:anchorId="09E954CA">
          <v:rect id="_x0000_i1032" style="width:0;height:1.5pt" o:hralign="center" o:hrstd="t" o:hr="t"/>
        </w:pict>
      </w:r>
    </w:p>
    <w:p w14:paraId="7D9EECF9" w14:textId="77777777" w:rsidR="00751267" w:rsidRDefault="00000000">
      <w:pPr>
        <w:pStyle w:val="Heading1"/>
      </w:pPr>
      <w:bookmarkStart w:id="124" w:name="when-to-use-this-package"/>
      <w:bookmarkStart w:id="125" w:name="_Toc230368762"/>
      <w:bookmarkEnd w:id="121"/>
      <w:r>
        <w:t>9. When to use this package</w:t>
      </w:r>
      <w:bookmarkEnd w:id="125"/>
    </w:p>
    <w:p w14:paraId="54F5FA60" w14:textId="77777777" w:rsidR="00751267" w:rsidRDefault="00000000">
      <w:pPr>
        <w:pStyle w:val="FirstParagraph"/>
      </w:pPr>
      <w:r>
        <w:t>cleanTMLE is a good fit for:</w:t>
      </w:r>
    </w:p>
    <w:p w14:paraId="7B9320B2" w14:textId="77777777" w:rsidR="00751267" w:rsidRDefault="00000000">
      <w:pPr>
        <w:pStyle w:val="Compact"/>
        <w:numPr>
          <w:ilvl w:val="0"/>
          <w:numId w:val="16"/>
        </w:numPr>
      </w:pPr>
      <w:r>
        <w:rPr>
          <w:b/>
          <w:bCs/>
        </w:rPr>
        <w:t>Methods development around outcome-blind workflows.</w:t>
      </w:r>
      <w:r>
        <w:t xml:space="preserve"> The package is the easiest way to run an end-to-end staged workflow in R.</w:t>
      </w:r>
    </w:p>
    <w:p w14:paraId="565A351D" w14:textId="77777777" w:rsidR="00751267" w:rsidRDefault="00000000">
      <w:pPr>
        <w:pStyle w:val="Compact"/>
        <w:numPr>
          <w:ilvl w:val="0"/>
          <w:numId w:val="16"/>
        </w:numPr>
      </w:pPr>
      <w:r>
        <w:rPr>
          <w:b/>
          <w:bCs/>
        </w:rPr>
        <w:t>Outcome-blind estimator selection.</w:t>
      </w:r>
      <w:r>
        <w:t xml:space="preserve"> If you are unsure which propensity-score truncation or which learner library to use, the baseline plasmode tells you which performs best on your covariate and treatment structure before unblinding.</w:t>
      </w:r>
    </w:p>
    <w:p w14:paraId="5DB47B77" w14:textId="77777777" w:rsidR="00751267" w:rsidRDefault="00000000">
      <w:pPr>
        <w:pStyle w:val="Compact"/>
        <w:numPr>
          <w:ilvl w:val="0"/>
          <w:numId w:val="16"/>
        </w:numPr>
      </w:pPr>
      <w:r>
        <w:rPr>
          <w:b/>
          <w:bCs/>
        </w:rPr>
        <w:t>Protocol and statistical-analysis-plan development.</w:t>
      </w:r>
      <w:r>
        <w:t xml:space="preserve"> The package can produce a draft dossier you submit as part of the SAP, before any comparative analysis is run.</w:t>
      </w:r>
    </w:p>
    <w:p w14:paraId="6FF16D94" w14:textId="77777777" w:rsidR="00751267" w:rsidRDefault="00000000">
      <w:pPr>
        <w:pStyle w:val="Compact"/>
        <w:numPr>
          <w:ilvl w:val="0"/>
          <w:numId w:val="16"/>
        </w:numPr>
      </w:pPr>
      <w:r>
        <w:rPr>
          <w:b/>
          <w:bCs/>
        </w:rPr>
        <w:t>Exploratory or lower-stakes real-world evidence studies</w:t>
      </w:r>
      <w:r>
        <w:t xml:space="preserve"> where structured pre-outcome review is useful but a full institutional clean room is not in place.</w:t>
      </w:r>
    </w:p>
    <w:p w14:paraId="1C05AF71" w14:textId="77777777" w:rsidR="00751267" w:rsidRDefault="00000000">
      <w:pPr>
        <w:pStyle w:val="Heading1"/>
      </w:pPr>
      <w:bookmarkStart w:id="126" w:name="when-it-is-not-the-right-tool"/>
      <w:bookmarkStart w:id="127" w:name="_Toc230368763"/>
      <w:bookmarkEnd w:id="124"/>
      <w:r>
        <w:t>10. When it is not the right tool</w:t>
      </w:r>
      <w:bookmarkEnd w:id="127"/>
    </w:p>
    <w:p w14:paraId="21285273" w14:textId="77777777" w:rsidR="00751267" w:rsidRDefault="00000000">
      <w:pPr>
        <w:pStyle w:val="FirstParagraph"/>
      </w:pPr>
      <w:r>
        <w:t>cleanTMLE is not enough on its own for:</w:t>
      </w:r>
    </w:p>
    <w:p w14:paraId="22EFDBCC" w14:textId="77777777" w:rsidR="00751267" w:rsidRDefault="00000000">
      <w:pPr>
        <w:pStyle w:val="Compact"/>
        <w:numPr>
          <w:ilvl w:val="0"/>
          <w:numId w:val="17"/>
        </w:numPr>
      </w:pPr>
      <w:r>
        <w:rPr>
          <w:b/>
          <w:bCs/>
        </w:rPr>
        <w:t>High-stakes confirmatory or regulatory studies.</w:t>
      </w:r>
      <w:r>
        <w:t xml:space="preserve"> Those need an institutional clean-room arrangement (role separation, credentialed data access, independent reviewers) that the software cannot provide.</w:t>
      </w:r>
    </w:p>
    <w:p w14:paraId="66CFE8AA" w14:textId="77777777" w:rsidR="00751267" w:rsidRDefault="00000000">
      <w:pPr>
        <w:pStyle w:val="Compact"/>
        <w:numPr>
          <w:ilvl w:val="0"/>
          <w:numId w:val="17"/>
        </w:numPr>
      </w:pPr>
      <w:r>
        <w:rPr>
          <w:b/>
          <w:bCs/>
        </w:rPr>
        <w:t>Settings where the assumptions clearly fail.</w:t>
      </w:r>
      <w:r>
        <w:t xml:space="preserve"> If you have a confounder you cannot measure or a phenotype you cannot validate, the package will at best document the problem; it will not solve it.</w:t>
      </w:r>
    </w:p>
    <w:p w14:paraId="511DAD81" w14:textId="77777777" w:rsidR="00751267" w:rsidRDefault="00000000">
      <w:pPr>
        <w:pStyle w:val="Compact"/>
        <w:numPr>
          <w:ilvl w:val="0"/>
          <w:numId w:val="17"/>
        </w:numPr>
      </w:pPr>
      <w:commentRangeStart w:id="128"/>
      <w:r>
        <w:rPr>
          <w:b/>
          <w:bCs/>
        </w:rPr>
        <w:t>Estimands outside v0.1 scope.</w:t>
      </w:r>
      <w:r>
        <w:t xml:space="preserve"> The current package is tested for binary point exposure, binary outcome, and the marginal risk difference. Time-to-event, time-varying treatment, MAR / MNAR missingness, and native competing-risk estimation are planned but not yet validated.</w:t>
      </w:r>
      <w:commentRangeEnd w:id="128"/>
      <w:r w:rsidR="00F559C5">
        <w:rPr>
          <w:rStyle w:val="CommentReference"/>
          <w:sz w:val="24"/>
          <w:szCs w:val="24"/>
        </w:rPr>
        <w:commentReference w:id="128"/>
      </w:r>
    </w:p>
    <w:p w14:paraId="7A960F57" w14:textId="77777777" w:rsidR="00751267" w:rsidRDefault="00000000">
      <w:pPr>
        <w:pStyle w:val="Heading1"/>
      </w:pPr>
      <w:bookmarkStart w:id="129" w:name="what-this-package-does-not-do"/>
      <w:bookmarkStart w:id="130" w:name="_Toc230368764"/>
      <w:bookmarkEnd w:id="126"/>
      <w:r>
        <w:t>11. What this package does not do</w:t>
      </w:r>
      <w:bookmarkEnd w:id="130"/>
    </w:p>
    <w:p w14:paraId="69D788DE" w14:textId="77777777" w:rsidR="00751267" w:rsidRDefault="00000000">
      <w:pPr>
        <w:pStyle w:val="Compact"/>
        <w:numPr>
          <w:ilvl w:val="0"/>
          <w:numId w:val="18"/>
        </w:numPr>
      </w:pPr>
      <w:r>
        <w:t>It does not automate study design.</w:t>
      </w:r>
    </w:p>
    <w:p w14:paraId="0CAAAE0E" w14:textId="77777777" w:rsidR="00751267" w:rsidRDefault="00000000">
      <w:pPr>
        <w:pStyle w:val="Compact"/>
        <w:numPr>
          <w:ilvl w:val="0"/>
          <w:numId w:val="18"/>
        </w:numPr>
      </w:pPr>
      <w:r>
        <w:lastRenderedPageBreak/>
        <w:t>It does not validate source data or phenotypes.</w:t>
      </w:r>
    </w:p>
    <w:p w14:paraId="0AE3F6CD" w14:textId="77777777" w:rsidR="00751267" w:rsidRDefault="00000000">
      <w:pPr>
        <w:pStyle w:val="Compact"/>
        <w:numPr>
          <w:ilvl w:val="0"/>
          <w:numId w:val="18"/>
        </w:numPr>
      </w:pPr>
      <w:r>
        <w:t>It does not guarantee that the assumptions hold.</w:t>
      </w:r>
    </w:p>
    <w:p w14:paraId="667FD449" w14:textId="77777777" w:rsidR="00751267" w:rsidRDefault="00000000">
      <w:pPr>
        <w:pStyle w:val="Compact"/>
        <w:numPr>
          <w:ilvl w:val="0"/>
          <w:numId w:val="18"/>
        </w:numPr>
      </w:pPr>
      <w:r>
        <w:t>It does not replace negative controls or post-outcome sensitivity analyses.</w:t>
      </w:r>
    </w:p>
    <w:p w14:paraId="50FFEF1A" w14:textId="77777777" w:rsidR="00751267" w:rsidRDefault="00000000">
      <w:pPr>
        <w:pStyle w:val="Compact"/>
        <w:numPr>
          <w:ilvl w:val="0"/>
          <w:numId w:val="18"/>
        </w:numPr>
      </w:pPr>
      <w:r>
        <w:t>It does not control raw-data access outside the package.</w:t>
      </w:r>
    </w:p>
    <w:p w14:paraId="05849895" w14:textId="77777777" w:rsidR="00751267" w:rsidRDefault="00000000">
      <w:pPr>
        <w:pStyle w:val="FirstParagraph"/>
      </w:pPr>
      <w:r>
        <w:t>These are still the analyst’s and the institution’s responsibility.</w:t>
      </w:r>
    </w:p>
    <w:p w14:paraId="4ADE4154" w14:textId="77777777" w:rsidR="00751267" w:rsidRDefault="00000000">
      <w:r>
        <w:pict w14:anchorId="57666D6C">
          <v:rect id="_x0000_i1033" style="width:0;height:1.5pt" o:hralign="center" o:hrstd="t" o:hr="t"/>
        </w:pict>
      </w:r>
    </w:p>
    <w:p w14:paraId="4B7D0C01" w14:textId="77777777" w:rsidR="00751267" w:rsidRDefault="00000000">
      <w:pPr>
        <w:pStyle w:val="Heading1"/>
      </w:pPr>
      <w:bookmarkStart w:id="131" w:name="a-short-worked-example"/>
      <w:bookmarkStart w:id="132" w:name="_Toc230368765"/>
      <w:bookmarkEnd w:id="129"/>
      <w:r>
        <w:t>12. A short worked example</w:t>
      </w:r>
      <w:bookmarkEnd w:id="132"/>
    </w:p>
    <w:p w14:paraId="17427010" w14:textId="77777777" w:rsidR="00751267" w:rsidRDefault="00000000">
      <w:pPr>
        <w:pStyle w:val="FirstParagraph"/>
      </w:pPr>
      <w:r>
        <w:t>The full example is in the staged-analysis vignette and the Rescue.Co case study. The skeleton is:</w:t>
      </w:r>
    </w:p>
    <w:p w14:paraId="6AD1C64A" w14:textId="77777777" w:rsidR="00751267" w:rsidRDefault="00000000">
      <w:pPr>
        <w:pStyle w:val="BodyText"/>
      </w:pPr>
      <w:r>
        <w:t>That is the entire workflow. Each function call produces a record. The reviewer reads the records in order.</w:t>
      </w:r>
    </w:p>
    <w:p w14:paraId="0CB0F2BB" w14:textId="77777777" w:rsidR="00751267" w:rsidRDefault="00000000">
      <w:r>
        <w:pict w14:anchorId="0F80B03D">
          <v:rect id="_x0000_i1034" style="width:0;height:1.5pt" o:hralign="center" o:hrstd="t" o:hr="t"/>
        </w:pict>
      </w:r>
    </w:p>
    <w:p w14:paraId="7B5CAE7F" w14:textId="77777777" w:rsidR="00751267" w:rsidRDefault="00000000">
      <w:pPr>
        <w:pStyle w:val="Heading1"/>
      </w:pPr>
      <w:bookmarkStart w:id="133" w:name="glossary"/>
      <w:bookmarkStart w:id="134" w:name="_Toc230368766"/>
      <w:bookmarkEnd w:id="131"/>
      <w:r>
        <w:t>13. Glossary</w:t>
      </w:r>
      <w:bookmarkEnd w:id="134"/>
    </w:p>
    <w:tbl>
      <w:tblPr>
        <w:tblStyle w:val="Table"/>
        <w:tblW w:w="5000" w:type="pct"/>
        <w:tblLayout w:type="fixed"/>
        <w:tblLook w:val="0020" w:firstRow="1" w:lastRow="0" w:firstColumn="0" w:lastColumn="0" w:noHBand="0" w:noVBand="0"/>
      </w:tblPr>
      <w:tblGrid>
        <w:gridCol w:w="4788"/>
        <w:gridCol w:w="4788"/>
      </w:tblGrid>
      <w:tr w:rsidR="00751267" w14:paraId="22559267" w14:textId="77777777" w:rsidTr="007512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9F31AD" w14:textId="77777777" w:rsidR="00751267" w:rsidRDefault="00000000">
            <w:pPr>
              <w:pStyle w:val="Compact"/>
            </w:pPr>
            <w:r>
              <w:t>Term</w:t>
            </w:r>
          </w:p>
        </w:tc>
        <w:tc>
          <w:tcPr>
            <w:tcW w:w="3960" w:type="dxa"/>
          </w:tcPr>
          <w:p w14:paraId="4F419748" w14:textId="77777777" w:rsidR="00751267" w:rsidRDefault="00000000">
            <w:pPr>
              <w:pStyle w:val="Compact"/>
            </w:pPr>
            <w:r>
              <w:t>Plain-language definition</w:t>
            </w:r>
          </w:p>
        </w:tc>
      </w:tr>
      <w:tr w:rsidR="00751267" w14:paraId="43721319" w14:textId="77777777">
        <w:tc>
          <w:tcPr>
            <w:tcW w:w="3960" w:type="dxa"/>
          </w:tcPr>
          <w:p w14:paraId="47DE4CD0" w14:textId="77777777" w:rsidR="00751267" w:rsidRDefault="00000000">
            <w:pPr>
              <w:pStyle w:val="Compact"/>
            </w:pPr>
            <w:r>
              <w:rPr>
                <w:b/>
                <w:bCs/>
              </w:rPr>
              <w:t>Estimand</w:t>
            </w:r>
          </w:p>
        </w:tc>
        <w:tc>
          <w:tcPr>
            <w:tcW w:w="3960" w:type="dxa"/>
          </w:tcPr>
          <w:p w14:paraId="3635A7C5" w14:textId="77777777" w:rsidR="00751267" w:rsidRDefault="00000000">
            <w:pPr>
              <w:pStyle w:val="Compact"/>
            </w:pPr>
            <w:r>
              <w:t>The exact treatment-effect quantity you are trying to estimate (e.g. “the difference in 6-month outcome risk between Rescue.Co and other ambulance services in adults eligible at index”).</w:t>
            </w:r>
          </w:p>
        </w:tc>
      </w:tr>
      <w:tr w:rsidR="00751267" w14:paraId="31D50727" w14:textId="77777777">
        <w:tc>
          <w:tcPr>
            <w:tcW w:w="3960" w:type="dxa"/>
          </w:tcPr>
          <w:p w14:paraId="0A537A74" w14:textId="77777777" w:rsidR="00751267" w:rsidRDefault="00000000">
            <w:pPr>
              <w:pStyle w:val="Compact"/>
            </w:pPr>
            <w:r>
              <w:rPr>
                <w:b/>
                <w:bCs/>
              </w:rPr>
              <w:t>Estimator</w:t>
            </w:r>
          </w:p>
        </w:tc>
        <w:tc>
          <w:tcPr>
            <w:tcW w:w="3960" w:type="dxa"/>
          </w:tcPr>
          <w:p w14:paraId="3F8D7BD9" w14:textId="77777777" w:rsidR="00751267" w:rsidRDefault="00000000">
            <w:pPr>
              <w:pStyle w:val="Compact"/>
            </w:pPr>
            <w:r>
              <w:t>A specific statistical recipe for producing a number that estimates the estimand.</w:t>
            </w:r>
          </w:p>
        </w:tc>
      </w:tr>
      <w:tr w:rsidR="00751267" w14:paraId="77D99E51" w14:textId="77777777">
        <w:tc>
          <w:tcPr>
            <w:tcW w:w="3960" w:type="dxa"/>
          </w:tcPr>
          <w:p w14:paraId="54803C68" w14:textId="77777777" w:rsidR="00751267" w:rsidRDefault="00000000">
            <w:pPr>
              <w:pStyle w:val="Compact"/>
            </w:pPr>
            <w:r>
              <w:rPr>
                <w:b/>
                <w:bCs/>
              </w:rPr>
              <w:t>Propensity score</w:t>
            </w:r>
          </w:p>
        </w:tc>
        <w:tc>
          <w:tcPr>
            <w:tcW w:w="3960" w:type="dxa"/>
          </w:tcPr>
          <w:p w14:paraId="569A486F" w14:textId="77777777" w:rsidR="00751267" w:rsidRDefault="00000000">
            <w:pPr>
              <w:pStyle w:val="Compact"/>
            </w:pPr>
            <w:r>
              <w:t>The predicted probability that a given person received treatment, given their baseline characteristics.</w:t>
            </w:r>
          </w:p>
        </w:tc>
      </w:tr>
      <w:tr w:rsidR="00751267" w14:paraId="7B0BD0AD" w14:textId="77777777">
        <w:tc>
          <w:tcPr>
            <w:tcW w:w="3960" w:type="dxa"/>
          </w:tcPr>
          <w:p w14:paraId="729B7B04" w14:textId="77777777" w:rsidR="00751267" w:rsidRDefault="00000000">
            <w:pPr>
              <w:pStyle w:val="Compact"/>
            </w:pPr>
            <w:r>
              <w:rPr>
                <w:b/>
                <w:bCs/>
              </w:rPr>
              <w:t>Overlap (positivity)</w:t>
            </w:r>
          </w:p>
        </w:tc>
        <w:tc>
          <w:tcPr>
            <w:tcW w:w="3960" w:type="dxa"/>
          </w:tcPr>
          <w:p w14:paraId="51CB3061" w14:textId="77777777" w:rsidR="00751267" w:rsidRDefault="00000000">
            <w:pPr>
              <w:pStyle w:val="Compact"/>
            </w:pPr>
            <w:r>
              <w:t>The degree to which treated and untreated groups have similar baseline profiles. Poor overlap makes adjustment unreliable.</w:t>
            </w:r>
          </w:p>
        </w:tc>
      </w:tr>
      <w:tr w:rsidR="00751267" w14:paraId="7A47B43E" w14:textId="77777777">
        <w:tc>
          <w:tcPr>
            <w:tcW w:w="3960" w:type="dxa"/>
          </w:tcPr>
          <w:p w14:paraId="0F517C14" w14:textId="77777777" w:rsidR="00751267" w:rsidRDefault="00000000">
            <w:pPr>
              <w:pStyle w:val="Compact"/>
            </w:pPr>
            <w:r>
              <w:rPr>
                <w:b/>
                <w:bCs/>
              </w:rPr>
              <w:t>Balance</w:t>
            </w:r>
          </w:p>
        </w:tc>
        <w:tc>
          <w:tcPr>
            <w:tcW w:w="3960" w:type="dxa"/>
          </w:tcPr>
          <w:p w14:paraId="4411CF3A" w14:textId="77777777" w:rsidR="00751267" w:rsidRDefault="00000000">
            <w:pPr>
              <w:pStyle w:val="Compact"/>
            </w:pPr>
            <w:r>
              <w:t>How similar the two groups look on baseline variables after weighting or matching. Measured by standardised mean differences (SMDs).</w:t>
            </w:r>
          </w:p>
        </w:tc>
      </w:tr>
      <w:tr w:rsidR="00751267" w14:paraId="0F8B6EDE" w14:textId="77777777">
        <w:tc>
          <w:tcPr>
            <w:tcW w:w="3960" w:type="dxa"/>
          </w:tcPr>
          <w:p w14:paraId="2BDA9600" w14:textId="77777777" w:rsidR="00751267" w:rsidRDefault="00000000">
            <w:pPr>
              <w:pStyle w:val="Compact"/>
            </w:pPr>
            <w:r>
              <w:rPr>
                <w:b/>
                <w:bCs/>
              </w:rPr>
              <w:t>Effective sample size (ESS)</w:t>
            </w:r>
          </w:p>
        </w:tc>
        <w:tc>
          <w:tcPr>
            <w:tcW w:w="3960" w:type="dxa"/>
          </w:tcPr>
          <w:p w14:paraId="7BB951FE" w14:textId="77777777" w:rsidR="00751267" w:rsidRDefault="00000000">
            <w:pPr>
              <w:pStyle w:val="Compact"/>
            </w:pPr>
            <w:r>
              <w:t>The “real” sample size after weighting; if a few people have huge weights, the ESS can be much smaller than n.</w:t>
            </w:r>
          </w:p>
        </w:tc>
      </w:tr>
      <w:tr w:rsidR="00751267" w14:paraId="3E5AE798" w14:textId="77777777">
        <w:tc>
          <w:tcPr>
            <w:tcW w:w="3960" w:type="dxa"/>
          </w:tcPr>
          <w:p w14:paraId="7328FC35" w14:textId="77777777" w:rsidR="00751267" w:rsidRDefault="00000000">
            <w:pPr>
              <w:pStyle w:val="Compact"/>
            </w:pPr>
            <w:r>
              <w:rPr>
                <w:b/>
                <w:bCs/>
              </w:rPr>
              <w:lastRenderedPageBreak/>
              <w:t>Plasmode simulation</w:t>
            </w:r>
          </w:p>
        </w:tc>
        <w:tc>
          <w:tcPr>
            <w:tcW w:w="3960" w:type="dxa"/>
          </w:tcPr>
          <w:p w14:paraId="06607AFD" w14:textId="77777777" w:rsidR="00751267" w:rsidRDefault="00000000">
            <w:pPr>
              <w:pStyle w:val="Compact"/>
            </w:pPr>
            <w:r>
              <w:t>A simulation that uses the real covariate and treatment structure but generates a synthetic outcome with a known truth. Used to test how candidate estimators behave on data that looks like your study.</w:t>
            </w:r>
          </w:p>
        </w:tc>
      </w:tr>
      <w:tr w:rsidR="00751267" w14:paraId="3491AB72" w14:textId="77777777">
        <w:tc>
          <w:tcPr>
            <w:tcW w:w="3960" w:type="dxa"/>
          </w:tcPr>
          <w:p w14:paraId="40738816" w14:textId="77777777" w:rsidR="00751267" w:rsidRDefault="00000000">
            <w:pPr>
              <w:pStyle w:val="Compact"/>
            </w:pPr>
            <w:r>
              <w:rPr>
                <w:b/>
                <w:bCs/>
              </w:rPr>
              <w:t>Outcome-blind</w:t>
            </w:r>
          </w:p>
        </w:tc>
        <w:tc>
          <w:tcPr>
            <w:tcW w:w="3960" w:type="dxa"/>
          </w:tcPr>
          <w:p w14:paraId="2B3893FA" w14:textId="77777777" w:rsidR="00751267" w:rsidRDefault="00000000">
            <w:pPr>
              <w:pStyle w:val="Compact"/>
            </w:pPr>
            <w:r>
              <w:t>Decisions about cohort, methods, and diagnostics are made without inspecting the observed treatment-outcome comparison. Synthetic outcomes (in plasmode) are allowed.</w:t>
            </w:r>
          </w:p>
        </w:tc>
      </w:tr>
      <w:tr w:rsidR="00751267" w14:paraId="6735C8D9" w14:textId="77777777">
        <w:tc>
          <w:tcPr>
            <w:tcW w:w="3960" w:type="dxa"/>
          </w:tcPr>
          <w:p w14:paraId="536B1525" w14:textId="77777777" w:rsidR="00751267" w:rsidRDefault="00000000">
            <w:pPr>
              <w:pStyle w:val="Compact"/>
            </w:pPr>
            <w:r>
              <w:rPr>
                <w:b/>
                <w:bCs/>
              </w:rPr>
              <w:t>TMLE</w:t>
            </w:r>
          </w:p>
        </w:tc>
        <w:tc>
          <w:tcPr>
            <w:tcW w:w="3960" w:type="dxa"/>
          </w:tcPr>
          <w:p w14:paraId="4E171963" w14:textId="77777777" w:rsidR="00751267" w:rsidRDefault="00000000">
            <w:pPr>
              <w:pStyle w:val="Compact"/>
            </w:pPr>
            <w:r>
              <w:t>Targeted maximum-likelihood estimation. An estimator that uses flexible models for prediction and a targeting step to ensure the treatment-effect estimate is properly calibrated.</w:t>
            </w:r>
          </w:p>
        </w:tc>
      </w:tr>
      <w:tr w:rsidR="00751267" w14:paraId="6BDDEE92" w14:textId="77777777">
        <w:tc>
          <w:tcPr>
            <w:tcW w:w="3960" w:type="dxa"/>
          </w:tcPr>
          <w:p w14:paraId="15671D87" w14:textId="77777777" w:rsidR="00751267" w:rsidRDefault="00000000">
            <w:pPr>
              <w:pStyle w:val="Compact"/>
            </w:pPr>
            <w:r>
              <w:rPr>
                <w:b/>
                <w:bCs/>
              </w:rPr>
              <w:t>SuperLearner</w:t>
            </w:r>
          </w:p>
        </w:tc>
        <w:tc>
          <w:tcPr>
            <w:tcW w:w="3960" w:type="dxa"/>
          </w:tcPr>
          <w:p w14:paraId="2FE47EB7" w14:textId="77777777" w:rsidR="00751267" w:rsidRDefault="00000000">
            <w:pPr>
              <w:pStyle w:val="Compact"/>
            </w:pPr>
            <w:r>
              <w:t>A machine-learning ensemble that combines many candidate prediction models. Used by TMLE for the prediction steps.</w:t>
            </w:r>
          </w:p>
        </w:tc>
      </w:tr>
      <w:tr w:rsidR="00751267" w14:paraId="4D640893" w14:textId="77777777">
        <w:tc>
          <w:tcPr>
            <w:tcW w:w="3960" w:type="dxa"/>
          </w:tcPr>
          <w:p w14:paraId="3C164ACE" w14:textId="77777777" w:rsidR="00751267" w:rsidRDefault="00000000">
            <w:pPr>
              <w:pStyle w:val="Compact"/>
            </w:pPr>
            <w:r>
              <w:rPr>
                <w:b/>
                <w:bCs/>
              </w:rPr>
              <w:t>IPTW</w:t>
            </w:r>
          </w:p>
        </w:tc>
        <w:tc>
          <w:tcPr>
            <w:tcW w:w="3960" w:type="dxa"/>
          </w:tcPr>
          <w:p w14:paraId="3E408CBD" w14:textId="77777777" w:rsidR="00751267" w:rsidRDefault="00000000">
            <w:pPr>
              <w:pStyle w:val="Compact"/>
            </w:pPr>
            <w:r>
              <w:t>Inverse-probability-of-treatment weighting. An adjustment method that re-weights people by the inverse of their propensity score.</w:t>
            </w:r>
          </w:p>
        </w:tc>
      </w:tr>
      <w:tr w:rsidR="00751267" w14:paraId="0491B64F" w14:textId="77777777">
        <w:tc>
          <w:tcPr>
            <w:tcW w:w="3960" w:type="dxa"/>
          </w:tcPr>
          <w:p w14:paraId="11A9C80C" w14:textId="77777777" w:rsidR="00751267" w:rsidRDefault="00000000">
            <w:pPr>
              <w:pStyle w:val="Compact"/>
            </w:pPr>
            <w:r>
              <w:rPr>
                <w:b/>
                <w:bCs/>
              </w:rPr>
              <w:t>IPCW</w:t>
            </w:r>
          </w:p>
        </w:tc>
        <w:tc>
          <w:tcPr>
            <w:tcW w:w="3960" w:type="dxa"/>
          </w:tcPr>
          <w:p w14:paraId="396C2344" w14:textId="77777777" w:rsidR="00751267" w:rsidRDefault="00000000">
            <w:pPr>
              <w:pStyle w:val="Compact"/>
            </w:pPr>
            <w:r>
              <w:t>Inverse-probability-of-censoring weighting. Same idea applied to missingness instead of treatment.</w:t>
            </w:r>
          </w:p>
        </w:tc>
      </w:tr>
      <w:tr w:rsidR="00751267" w14:paraId="67149CE6" w14:textId="77777777">
        <w:tc>
          <w:tcPr>
            <w:tcW w:w="3960" w:type="dxa"/>
          </w:tcPr>
          <w:p w14:paraId="650B9691" w14:textId="77777777" w:rsidR="00751267" w:rsidRDefault="00000000">
            <w:pPr>
              <w:pStyle w:val="Compact"/>
            </w:pPr>
            <w:r>
              <w:rPr>
                <w:b/>
                <w:bCs/>
              </w:rPr>
              <w:t>Negative control</w:t>
            </w:r>
          </w:p>
        </w:tc>
        <w:tc>
          <w:tcPr>
            <w:tcW w:w="3960" w:type="dxa"/>
          </w:tcPr>
          <w:p w14:paraId="089C166A" w14:textId="77777777" w:rsidR="00751267" w:rsidRDefault="00000000">
            <w:pPr>
              <w:pStyle w:val="Compact"/>
            </w:pPr>
            <w:r>
              <w:t>A pre-treatment outcome that the exposure should not affect. A non-zero estimated effect on a negative control is a sign of residual confounding.</w:t>
            </w:r>
          </w:p>
        </w:tc>
      </w:tr>
      <w:tr w:rsidR="00751267" w14:paraId="3E5E47A7" w14:textId="77777777">
        <w:tc>
          <w:tcPr>
            <w:tcW w:w="3960" w:type="dxa"/>
          </w:tcPr>
          <w:p w14:paraId="1CD40CD5" w14:textId="77777777" w:rsidR="00751267" w:rsidRDefault="00000000">
            <w:pPr>
              <w:pStyle w:val="Compact"/>
            </w:pPr>
            <w:r>
              <w:rPr>
                <w:b/>
                <w:bCs/>
              </w:rPr>
              <w:t>Audit log / decision log</w:t>
            </w:r>
          </w:p>
        </w:tc>
        <w:tc>
          <w:tcPr>
            <w:tcW w:w="3960" w:type="dxa"/>
          </w:tcPr>
          <w:p w14:paraId="0DFD02BA" w14:textId="77777777" w:rsidR="00751267" w:rsidRDefault="00000000">
            <w:pPr>
              <w:pStyle w:val="Compact"/>
            </w:pPr>
            <w:r>
              <w:t>A timestamped record of every analytic decision and every checkpoint result.</w:t>
            </w:r>
          </w:p>
        </w:tc>
      </w:tr>
      <w:tr w:rsidR="00751267" w14:paraId="5DA38E3C" w14:textId="77777777">
        <w:tc>
          <w:tcPr>
            <w:tcW w:w="3960" w:type="dxa"/>
          </w:tcPr>
          <w:p w14:paraId="41EFA058" w14:textId="77777777" w:rsidR="00751267" w:rsidRDefault="00000000">
            <w:pPr>
              <w:pStyle w:val="Compact"/>
            </w:pPr>
            <w:r>
              <w:rPr>
                <w:b/>
                <w:bCs/>
              </w:rPr>
              <w:t>GO / FLAG / STOP</w:t>
            </w:r>
          </w:p>
        </w:tc>
        <w:tc>
          <w:tcPr>
            <w:tcW w:w="3960" w:type="dxa"/>
          </w:tcPr>
          <w:p w14:paraId="20E71F2C" w14:textId="77777777" w:rsidR="00751267" w:rsidRDefault="00000000">
            <w:pPr>
              <w:pStyle w:val="Compact"/>
            </w:pPr>
            <w:r>
              <w:t>The three pre-outcome decisions the prespecified rule can produce.</w:t>
            </w:r>
          </w:p>
        </w:tc>
      </w:tr>
    </w:tbl>
    <w:p w14:paraId="669476ED" w14:textId="77777777" w:rsidR="00751267" w:rsidRDefault="00000000">
      <w:r>
        <w:pict w14:anchorId="56F5CC21">
          <v:rect id="_x0000_i1035" style="width:0;height:1.5pt" o:hralign="center" o:hrstd="t" o:hr="t"/>
        </w:pict>
      </w:r>
    </w:p>
    <w:p w14:paraId="68A347D9" w14:textId="77777777" w:rsidR="00751267" w:rsidRDefault="00000000">
      <w:pPr>
        <w:pStyle w:val="Heading1"/>
      </w:pPr>
      <w:bookmarkStart w:id="135" w:name="resources"/>
      <w:bookmarkStart w:id="136" w:name="_Toc230368767"/>
      <w:bookmarkEnd w:id="133"/>
      <w:r>
        <w:t>14. Resources</w:t>
      </w:r>
      <w:bookmarkEnd w:id="136"/>
    </w:p>
    <w:p w14:paraId="5B08434C" w14:textId="77777777" w:rsidR="00751267" w:rsidRDefault="00000000">
      <w:pPr>
        <w:pStyle w:val="Compact"/>
        <w:numPr>
          <w:ilvl w:val="0"/>
          <w:numId w:val="19"/>
        </w:numPr>
      </w:pPr>
      <w:r>
        <w:rPr>
          <w:b/>
          <w:bCs/>
        </w:rPr>
        <w:t>Package:</w:t>
      </w:r>
      <w:r>
        <w:t xml:space="preserve"> </w:t>
      </w:r>
      <w:hyperlink r:id="rId10">
        <w:r>
          <w:rPr>
            <w:rStyle w:val="Hyperlink"/>
          </w:rPr>
          <w:t>https://github.com/amertens/cleanTMLE</w:t>
        </w:r>
      </w:hyperlink>
    </w:p>
    <w:p w14:paraId="670A90ED" w14:textId="77777777" w:rsidR="00751267" w:rsidRDefault="00000000">
      <w:pPr>
        <w:pStyle w:val="Compact"/>
        <w:numPr>
          <w:ilvl w:val="0"/>
          <w:numId w:val="19"/>
        </w:numPr>
      </w:pPr>
      <w:r>
        <w:rPr>
          <w:b/>
          <w:bCs/>
        </w:rPr>
        <w:t>Manuscript:</w:t>
      </w:r>
      <w:r>
        <w:t xml:space="preserve"> </w:t>
      </w:r>
      <w:r>
        <w:rPr>
          <w:rStyle w:val="VerbatimChar"/>
        </w:rPr>
        <w:t>reports/manuscript_outcome_blind_dq.qmd</w:t>
      </w:r>
    </w:p>
    <w:p w14:paraId="1B66B788" w14:textId="77777777" w:rsidR="00751267" w:rsidRDefault="00000000">
      <w:pPr>
        <w:pStyle w:val="Compact"/>
        <w:numPr>
          <w:ilvl w:val="0"/>
          <w:numId w:val="19"/>
        </w:numPr>
      </w:pPr>
      <w:r>
        <w:rPr>
          <w:b/>
          <w:bCs/>
        </w:rPr>
        <w:lastRenderedPageBreak/>
        <w:t>Worked case study:</w:t>
      </w:r>
      <w:r>
        <w:t xml:space="preserve"> </w:t>
      </w:r>
      <w:r>
        <w:rPr>
          <w:rStyle w:val="VerbatimChar"/>
        </w:rPr>
        <w:t>rescueCo/reports/rescueco_clean_room_case_study.qmd</w:t>
      </w:r>
    </w:p>
    <w:p w14:paraId="4E9B914E" w14:textId="77777777" w:rsidR="00751267" w:rsidRDefault="00000000">
      <w:pPr>
        <w:pStyle w:val="Compact"/>
        <w:numPr>
          <w:ilvl w:val="0"/>
          <w:numId w:val="19"/>
        </w:numPr>
      </w:pPr>
      <w:r>
        <w:rPr>
          <w:b/>
          <w:bCs/>
        </w:rPr>
        <w:t>Staged-analysis vignette:</w:t>
      </w:r>
      <w:r>
        <w:t xml:space="preserve"> </w:t>
      </w:r>
      <w:r>
        <w:rPr>
          <w:rStyle w:val="VerbatimChar"/>
        </w:rPr>
        <w:t>cleanTMLE/vignettes/cleanTMLE-staged-analysis.qmd</w:t>
      </w:r>
    </w:p>
    <w:p w14:paraId="41224051" w14:textId="77777777" w:rsidR="00751267" w:rsidRDefault="00000000">
      <w:pPr>
        <w:pStyle w:val="Compact"/>
        <w:numPr>
          <w:ilvl w:val="0"/>
          <w:numId w:val="19"/>
        </w:numPr>
      </w:pPr>
      <w:r>
        <w:rPr>
          <w:b/>
          <w:bCs/>
        </w:rPr>
        <w:t>Function reference vignette:</w:t>
      </w:r>
      <w:r>
        <w:t xml:space="preserve"> </w:t>
      </w:r>
      <w:r>
        <w:rPr>
          <w:rStyle w:val="VerbatimChar"/>
        </w:rPr>
        <w:t>cleanTMLE/vignettes/cleanTMLE-functions.qmd</w:t>
      </w:r>
    </w:p>
    <w:p w14:paraId="5A0A3B3E" w14:textId="77777777" w:rsidR="00751267" w:rsidRDefault="00000000">
      <w:pPr>
        <w:pStyle w:val="Compact"/>
        <w:numPr>
          <w:ilvl w:val="0"/>
          <w:numId w:val="19"/>
        </w:numPr>
      </w:pPr>
      <w:r>
        <w:rPr>
          <w:b/>
          <w:bCs/>
        </w:rPr>
        <w:t>Methods papers referenced throughout:</w:t>
      </w:r>
    </w:p>
    <w:p w14:paraId="558F8EDE" w14:textId="77777777" w:rsidR="00751267" w:rsidRDefault="00000000">
      <w:pPr>
        <w:pStyle w:val="Compact"/>
        <w:numPr>
          <w:ilvl w:val="1"/>
          <w:numId w:val="20"/>
        </w:numPr>
      </w:pPr>
      <w:r>
        <w:t>Muntner et al. 2024 (staging and clean-room governance).</w:t>
      </w:r>
    </w:p>
    <w:p w14:paraId="7F68B037" w14:textId="77777777" w:rsidR="00751267" w:rsidRDefault="00000000">
      <w:pPr>
        <w:pStyle w:val="Compact"/>
        <w:numPr>
          <w:ilvl w:val="1"/>
          <w:numId w:val="20"/>
        </w:numPr>
      </w:pPr>
      <w:r>
        <w:t>McGrath et al. 2021 (Romiplostim worked example of staged-analysis decision logs).</w:t>
      </w:r>
    </w:p>
    <w:p w14:paraId="6E3D1873" w14:textId="77777777" w:rsidR="00751267" w:rsidRDefault="00000000">
      <w:pPr>
        <w:pStyle w:val="Compact"/>
        <w:numPr>
          <w:ilvl w:val="1"/>
          <w:numId w:val="20"/>
        </w:numPr>
      </w:pPr>
      <w:r>
        <w:t>Dang et al. 2023 (targeted-learning RWE roadmap).</w:t>
      </w:r>
    </w:p>
    <w:p w14:paraId="38DFF854" w14:textId="77777777" w:rsidR="00751267" w:rsidRDefault="00000000">
      <w:pPr>
        <w:pStyle w:val="Compact"/>
        <w:numPr>
          <w:ilvl w:val="1"/>
          <w:numId w:val="20"/>
        </w:numPr>
      </w:pPr>
      <w:r>
        <w:t>Gruber et al. 2022 (targeted-learning SAP template).</w:t>
      </w:r>
    </w:p>
    <w:p w14:paraId="03466E6F" w14:textId="77777777" w:rsidR="00751267" w:rsidRDefault="00000000">
      <w:pPr>
        <w:pStyle w:val="Compact"/>
        <w:numPr>
          <w:ilvl w:val="1"/>
          <w:numId w:val="20"/>
        </w:numPr>
      </w:pPr>
      <w:r>
        <w:t>Schuler &amp; Rose 2017 (applied TMLE introduction).</w:t>
      </w:r>
    </w:p>
    <w:p w14:paraId="4007497A" w14:textId="77777777" w:rsidR="00751267" w:rsidRDefault="00000000">
      <w:pPr>
        <w:pStyle w:val="Compact"/>
        <w:numPr>
          <w:ilvl w:val="1"/>
          <w:numId w:val="20"/>
        </w:numPr>
      </w:pPr>
      <w:r>
        <w:t>van der Laan &amp; Rose 2011 (the targeted-learning textbook).</w:t>
      </w:r>
    </w:p>
    <w:p w14:paraId="729AAD27" w14:textId="77777777" w:rsidR="00751267" w:rsidRPr="00673F68" w:rsidRDefault="00000000">
      <w:pPr>
        <w:pStyle w:val="Compact"/>
        <w:numPr>
          <w:ilvl w:val="1"/>
          <w:numId w:val="20"/>
        </w:numPr>
        <w:rPr>
          <w:lang w:val="nl-NL"/>
        </w:rPr>
      </w:pPr>
      <w:r w:rsidRPr="00673F68">
        <w:rPr>
          <w:lang w:val="nl-NL"/>
        </w:rPr>
        <w:t>Franklin et al. 2014; Schreck et al. 2024 (plasmode simulation).</w:t>
      </w:r>
    </w:p>
    <w:p w14:paraId="32F1AE39" w14:textId="77777777" w:rsidR="00751267" w:rsidRDefault="00000000">
      <w:pPr>
        <w:pStyle w:val="Compact"/>
        <w:numPr>
          <w:ilvl w:val="1"/>
          <w:numId w:val="20"/>
        </w:numPr>
      </w:pPr>
      <w:r>
        <w:t>Austin 2009 (PS balance diagnostics).</w:t>
      </w:r>
    </w:p>
    <w:p w14:paraId="7CB5A0B0" w14:textId="77777777" w:rsidR="00751267" w:rsidRDefault="00000000">
      <w:pPr>
        <w:pStyle w:val="Compact"/>
        <w:numPr>
          <w:ilvl w:val="1"/>
          <w:numId w:val="20"/>
        </w:numPr>
      </w:pPr>
      <w:r>
        <w:t>Lipsitch et al. 2010 (negative controls).</w:t>
      </w:r>
    </w:p>
    <w:p w14:paraId="5EE273ED" w14:textId="77777777" w:rsidR="00751267" w:rsidRDefault="00000000">
      <w:r>
        <w:pict w14:anchorId="2EA50221">
          <v:rect id="_x0000_i1036" style="width:0;height:1.5pt" o:hralign="center" o:hrstd="t" o:hr="t"/>
        </w:pict>
      </w:r>
    </w:p>
    <w:p w14:paraId="30862BD5" w14:textId="77777777" w:rsidR="00751267" w:rsidRDefault="00000000">
      <w:pPr>
        <w:pStyle w:val="Heading1"/>
      </w:pPr>
      <w:bookmarkStart w:id="137" w:name="critical-evaluation-and-verification"/>
      <w:bookmarkStart w:id="138" w:name="_Toc230368768"/>
      <w:bookmarkEnd w:id="135"/>
      <w:r>
        <w:t>15. Critical evaluation and verification</w:t>
      </w:r>
      <w:bookmarkEnd w:id="138"/>
    </w:p>
    <w:p w14:paraId="264C50F7" w14:textId="77777777" w:rsidR="00751267" w:rsidRDefault="00000000">
      <w:pPr>
        <w:pStyle w:val="FirstParagraph"/>
      </w:pPr>
      <w:r>
        <w:t>This section answers four questions about cleanTMLE that an applied analyst might reasonably ask before adopting the package, and documents how the package was independently audited. Both audits were read-only and did not change numerical results.</w:t>
      </w:r>
    </w:p>
    <w:p w14:paraId="58CACB40" w14:textId="77777777" w:rsidR="00751267" w:rsidRDefault="00000000">
      <w:pPr>
        <w:pStyle w:val="Heading2"/>
      </w:pPr>
      <w:bookmarkStart w:id="139" w:name="X6b3cf15183cc0e8456c293dd09deaaa81863a36"/>
      <w:bookmarkStart w:id="140" w:name="_Toc230368769"/>
      <w:r>
        <w:t>15.1 Q1. Does cleanTMLE have all the functionality of the closest open-source / proprietary cumulative-risk reporting package?</w:t>
      </w:r>
      <w:bookmarkEnd w:id="140"/>
    </w:p>
    <w:p w14:paraId="76E446F0" w14:textId="77777777" w:rsidR="00751267" w:rsidRDefault="00000000">
      <w:pPr>
        <w:pStyle w:val="FirstParagraph"/>
      </w:pPr>
      <w:r>
        <w:rPr>
          <w:b/>
          <w:bCs/>
        </w:rPr>
        <w:t>Partial.</w:t>
      </w:r>
      <w:r>
        <w:t xml:space="preserve"> A function-by-function comparison was run against the comparator cumulative-risk reporting package. cleanTMLE matches it on the core cohort-specification grammar (</w:t>
      </w:r>
      <w:r>
        <w:rPr>
          <w:rStyle w:val="VerbatimChar"/>
        </w:rPr>
        <w:t>specify_models()</w:t>
      </w:r>
      <w:r>
        <w:t xml:space="preserve">, the </w:t>
      </w:r>
      <w:r>
        <w:rPr>
          <w:rStyle w:val="VerbatimChar"/>
        </w:rPr>
        <w:t>identify_*()</w:t>
      </w:r>
      <w:r>
        <w:t xml:space="preserve"> family), all four cumulative-risk estimators (IPW, g-computation, AIPW, IPW hazard ratio), and the standard reporting helpers (Table 1, Table 2, weight summary, extreme weights, forest plot, plot.cumrisk). Concrete gaps:</w:t>
      </w:r>
    </w:p>
    <w:p w14:paraId="2E826C96" w14:textId="77777777" w:rsidR="00751267" w:rsidRDefault="00000000">
      <w:pPr>
        <w:pStyle w:val="Compact"/>
        <w:numPr>
          <w:ilvl w:val="0"/>
          <w:numId w:val="21"/>
        </w:numPr>
      </w:pPr>
      <w:r>
        <w:rPr>
          <w:b/>
          <w:bCs/>
        </w:rPr>
        <w:t>Cumulative-count family</w:t>
      </w:r>
      <w:r>
        <w:t xml:space="preserve"> (</w:t>
      </w:r>
      <w:r>
        <w:rPr>
          <w:rStyle w:val="VerbatimChar"/>
        </w:rPr>
        <w:t>estimate_ipwcount</w:t>
      </w:r>
      <w:r>
        <w:t xml:space="preserve">, </w:t>
      </w:r>
      <w:r>
        <w:rPr>
          <w:rStyle w:val="VerbatimChar"/>
        </w:rPr>
        <w:t>identify_count</w:t>
      </w:r>
      <w:r>
        <w:t xml:space="preserve">, </w:t>
      </w:r>
      <w:r>
        <w:rPr>
          <w:rStyle w:val="VerbatimChar"/>
        </w:rPr>
        <w:t>update_count</w:t>
      </w:r>
      <w:r>
        <w:t xml:space="preserve">, </w:t>
      </w:r>
      <w:r>
        <w:rPr>
          <w:rStyle w:val="VerbatimChar"/>
        </w:rPr>
        <w:t>plot.cumcount</w:t>
      </w:r>
      <w:r>
        <w:t>) is not implemented.</w:t>
      </w:r>
    </w:p>
    <w:p w14:paraId="5C8C72A8" w14:textId="77777777" w:rsidR="00751267" w:rsidRDefault="00000000">
      <w:pPr>
        <w:pStyle w:val="Compact"/>
        <w:numPr>
          <w:ilvl w:val="0"/>
          <w:numId w:val="21"/>
        </w:numPr>
      </w:pPr>
      <w:commentRangeStart w:id="141"/>
      <w:r>
        <w:rPr>
          <w:rStyle w:val="VerbatimChar"/>
          <w:b/>
          <w:bCs/>
        </w:rPr>
        <w:t>compare_protocols()</w:t>
      </w:r>
      <w:r>
        <w:rPr>
          <w:b/>
          <w:bCs/>
        </w:rPr>
        <w:t xml:space="preserve"> analogue</w:t>
      </w:r>
      <w:r>
        <w:t xml:space="preserve"> for arbitrary treatment-protocol lists is missing.</w:t>
      </w:r>
      <w:commentRangeEnd w:id="141"/>
      <w:r w:rsidR="00F559C5">
        <w:rPr>
          <w:rStyle w:val="CommentReference"/>
          <w:sz w:val="24"/>
          <w:szCs w:val="24"/>
        </w:rPr>
        <w:commentReference w:id="141"/>
      </w:r>
    </w:p>
    <w:p w14:paraId="131791C4" w14:textId="77777777" w:rsidR="00751267" w:rsidRDefault="00000000">
      <w:pPr>
        <w:pStyle w:val="Compact"/>
        <w:numPr>
          <w:ilvl w:val="0"/>
          <w:numId w:val="21"/>
        </w:numPr>
      </w:pPr>
      <w:r>
        <w:rPr>
          <w:rStyle w:val="VerbatimChar"/>
          <w:b/>
          <w:bCs/>
        </w:rPr>
        <w:t>subgroup()</w:t>
      </w:r>
      <w:r>
        <w:rPr>
          <w:b/>
          <w:bCs/>
        </w:rPr>
        <w:t xml:space="preserve"> as a model-spec verb</w:t>
      </w:r>
      <w:r>
        <w:t xml:space="preserve"> is only available indirectly via </w:t>
      </w:r>
      <w:r>
        <w:rPr>
          <w:rStyle w:val="VerbatimChar"/>
        </w:rPr>
        <w:t>subset_idx</w:t>
      </w:r>
      <w:r>
        <w:t xml:space="preserve"> arguments.</w:t>
      </w:r>
    </w:p>
    <w:p w14:paraId="0A3FD3EA" w14:textId="77777777" w:rsidR="00751267" w:rsidRDefault="00000000">
      <w:pPr>
        <w:pStyle w:val="Compact"/>
        <w:numPr>
          <w:ilvl w:val="0"/>
          <w:numId w:val="21"/>
        </w:numPr>
      </w:pPr>
      <w:r>
        <w:rPr>
          <w:rStyle w:val="VerbatimChar"/>
          <w:b/>
          <w:bCs/>
        </w:rPr>
        <w:t>update_missing</w:t>
      </w:r>
      <w:r>
        <w:rPr>
          <w:b/>
          <w:bCs/>
        </w:rPr>
        <w:t xml:space="preserve">, </w:t>
      </w:r>
      <w:r>
        <w:rPr>
          <w:rStyle w:val="VerbatimChar"/>
          <w:b/>
          <w:bCs/>
        </w:rPr>
        <w:t>update_count</w:t>
      </w:r>
      <w:r>
        <w:rPr>
          <w:b/>
          <w:bCs/>
        </w:rPr>
        <w:t xml:space="preserve">, </w:t>
      </w:r>
      <w:r>
        <w:rPr>
          <w:rStyle w:val="VerbatimChar"/>
          <w:b/>
          <w:bCs/>
        </w:rPr>
        <w:t>update_label</w:t>
      </w:r>
      <w:r>
        <w:t xml:space="preserve"> are not implemented.</w:t>
      </w:r>
    </w:p>
    <w:p w14:paraId="4DB164F7" w14:textId="77777777" w:rsidR="00751267" w:rsidRDefault="00000000">
      <w:pPr>
        <w:pStyle w:val="Compact"/>
        <w:numPr>
          <w:ilvl w:val="0"/>
          <w:numId w:val="21"/>
        </w:numPr>
      </w:pPr>
      <w:commentRangeStart w:id="142"/>
      <w:r>
        <w:rPr>
          <w:b/>
          <w:bCs/>
        </w:rPr>
        <w:t>SMR weight scheme</w:t>
      </w:r>
      <w:r>
        <w:t xml:space="preserve"> (</w:t>
      </w:r>
      <w:r>
        <w:rPr>
          <w:rStyle w:val="VerbatimChar"/>
        </w:rPr>
        <w:t>wt_type = 1</w:t>
      </w:r>
      <w:r>
        <w:t xml:space="preserve"> in the comparator’s </w:t>
      </w:r>
      <w:r>
        <w:rPr>
          <w:rStyle w:val="VerbatimChar"/>
        </w:rPr>
        <w:t>estimate_ipwrisk</w:t>
      </w:r>
      <w:r>
        <w:t>) is not exposed.</w:t>
      </w:r>
      <w:commentRangeEnd w:id="142"/>
      <w:r w:rsidR="00F559C5">
        <w:rPr>
          <w:rStyle w:val="CommentReference"/>
          <w:sz w:val="24"/>
          <w:szCs w:val="24"/>
        </w:rPr>
        <w:commentReference w:id="142"/>
      </w:r>
    </w:p>
    <w:p w14:paraId="297B30F9" w14:textId="77777777" w:rsidR="00751267" w:rsidRDefault="00000000">
      <w:pPr>
        <w:pStyle w:val="Compact"/>
        <w:numPr>
          <w:ilvl w:val="0"/>
          <w:numId w:val="21"/>
        </w:numPr>
      </w:pPr>
      <w:commentRangeStart w:id="143"/>
      <w:r>
        <w:rPr>
          <w:b/>
          <w:bCs/>
        </w:rPr>
        <w:lastRenderedPageBreak/>
        <w:t>Public reproducible datasets</w:t>
      </w:r>
      <w:r>
        <w:t xml:space="preserve"> (ACTG, WIHS, leukemia) are not shipped; users cannot reproduce the comparator’s vignettes against cleanTMLE.</w:t>
      </w:r>
      <w:commentRangeEnd w:id="143"/>
      <w:r w:rsidR="00F559C5">
        <w:rPr>
          <w:rStyle w:val="CommentReference"/>
          <w:sz w:val="24"/>
          <w:szCs w:val="24"/>
        </w:rPr>
        <w:commentReference w:id="143"/>
      </w:r>
    </w:p>
    <w:p w14:paraId="761280BE" w14:textId="77777777" w:rsidR="00751267" w:rsidRDefault="00000000">
      <w:pPr>
        <w:pStyle w:val="FirstParagraph"/>
      </w:pPr>
      <w:r>
        <w:t xml:space="preserve">These gaps are tracked as items in </w:t>
      </w:r>
      <w:r>
        <w:rPr>
          <w:i/>
          <w:iCs/>
        </w:rPr>
        <w:t>TODO.md</w:t>
      </w:r>
      <w:r>
        <w:t xml:space="preserve"> and are scheduled for cleanTMLE 0.2.</w:t>
      </w:r>
    </w:p>
    <w:p w14:paraId="3EE1F362" w14:textId="77777777" w:rsidR="00751267" w:rsidRDefault="00000000">
      <w:pPr>
        <w:pStyle w:val="Heading2"/>
      </w:pPr>
      <w:bookmarkStart w:id="144" w:name="X02555b651d8258bb8cc76a57d20db53e42b7551"/>
      <w:bookmarkStart w:id="145" w:name="_Toc230368770"/>
      <w:bookmarkEnd w:id="139"/>
      <w:r>
        <w:t>15.2 Q2. Is cleanTMLE an improvement on that package?</w:t>
      </w:r>
      <w:bookmarkEnd w:id="145"/>
    </w:p>
    <w:p w14:paraId="7D42C1E7" w14:textId="77777777" w:rsidR="00751267" w:rsidRDefault="00000000">
      <w:pPr>
        <w:pStyle w:val="FirstParagraph"/>
      </w:pPr>
      <w:r>
        <w:rPr>
          <w:b/>
          <w:bCs/>
        </w:rPr>
        <w:t>Yes, on governance, estimator depth, and pre-outcome stress testing; equal on cumulative-risk reporting.</w:t>
      </w:r>
    </w:p>
    <w:p w14:paraId="0515A9D1" w14:textId="77777777" w:rsidR="00751267" w:rsidRDefault="00000000">
      <w:pPr>
        <w:pStyle w:val="BodyText"/>
      </w:pPr>
      <w:r>
        <w:t>What cleanTMLE adds:</w:t>
      </w:r>
    </w:p>
    <w:p w14:paraId="2B2063CF" w14:textId="77777777" w:rsidR="00751267" w:rsidRDefault="00000000">
      <w:pPr>
        <w:pStyle w:val="Compact"/>
        <w:numPr>
          <w:ilvl w:val="0"/>
          <w:numId w:val="22"/>
        </w:numPr>
      </w:pPr>
      <w:commentRangeStart w:id="146"/>
      <w:r>
        <w:t xml:space="preserve">A </w:t>
      </w:r>
      <w:r>
        <w:rPr>
          <w:b/>
          <w:bCs/>
        </w:rPr>
        <w:t>fingerprinted analysis lock, audit log, and decision log</w:t>
      </w:r>
      <w:r>
        <w:t xml:space="preserve"> so the prespecification is itself a code artefact.</w:t>
      </w:r>
      <w:commentRangeEnd w:id="146"/>
      <w:r w:rsidR="002E0617">
        <w:rPr>
          <w:rStyle w:val="CommentReference"/>
          <w:sz w:val="24"/>
          <w:szCs w:val="24"/>
        </w:rPr>
        <w:commentReference w:id="146"/>
      </w:r>
    </w:p>
    <w:p w14:paraId="14A1CE79" w14:textId="77777777" w:rsidR="00751267" w:rsidRDefault="00000000">
      <w:pPr>
        <w:pStyle w:val="Compact"/>
        <w:numPr>
          <w:ilvl w:val="0"/>
          <w:numId w:val="22"/>
        </w:numPr>
      </w:pPr>
      <w:r>
        <w:rPr>
          <w:b/>
          <w:bCs/>
        </w:rPr>
        <w:t>Doubly-robust TMLE</w:t>
      </w:r>
      <w:r>
        <w:t xml:space="preserve"> in addition to AIPW (four-step pipeline, modular API, IPCW-TMLE, matched-cohort TMLE).</w:t>
      </w:r>
    </w:p>
    <w:p w14:paraId="1E7ABC5E" w14:textId="77777777" w:rsidR="00751267" w:rsidRDefault="00000000">
      <w:pPr>
        <w:pStyle w:val="Compact"/>
        <w:numPr>
          <w:ilvl w:val="0"/>
          <w:numId w:val="22"/>
        </w:numPr>
      </w:pPr>
      <w:r>
        <w:rPr>
          <w:b/>
          <w:bCs/>
        </w:rPr>
        <w:t>Outcome-blind plasmode candidate selection</w:t>
      </w:r>
      <w:r>
        <w:t xml:space="preserve"> under the empirical (W, A) structure before unblinding.</w:t>
      </w:r>
    </w:p>
    <w:p w14:paraId="659935C4" w14:textId="77777777" w:rsidR="00751267" w:rsidRDefault="00000000">
      <w:pPr>
        <w:pStyle w:val="Compact"/>
        <w:numPr>
          <w:ilvl w:val="0"/>
          <w:numId w:val="22"/>
        </w:numPr>
      </w:pPr>
      <w:r>
        <w:t xml:space="preserve">A </w:t>
      </w:r>
      <w:r>
        <w:rPr>
          <w:b/>
          <w:bCs/>
        </w:rPr>
        <w:t>data-quality stress test</w:t>
      </w:r>
      <w:r>
        <w:t xml:space="preserve"> that turns qualitative concerns into quantitative reruns of the same simulation.</w:t>
      </w:r>
    </w:p>
    <w:p w14:paraId="41B09551" w14:textId="77777777" w:rsidR="00751267" w:rsidRDefault="00000000">
      <w:pPr>
        <w:pStyle w:val="Compact"/>
        <w:numPr>
          <w:ilvl w:val="0"/>
          <w:numId w:val="22"/>
        </w:numPr>
      </w:pPr>
      <w:r>
        <w:t xml:space="preserve">A </w:t>
      </w:r>
      <w:r>
        <w:rPr>
          <w:b/>
          <w:bCs/>
        </w:rPr>
        <w:t>prespecified GO / FLAG / STOP rule</w:t>
      </w:r>
      <w:r>
        <w:t xml:space="preserve"> with software-enforced outcome-access gates on Stage 4 estimators.</w:t>
      </w:r>
    </w:p>
    <w:p w14:paraId="2E5D1A98" w14:textId="77777777" w:rsidR="00751267" w:rsidRDefault="00000000">
      <w:pPr>
        <w:pStyle w:val="Compact"/>
        <w:numPr>
          <w:ilvl w:val="0"/>
          <w:numId w:val="22"/>
        </w:numPr>
      </w:pPr>
      <w:r>
        <w:rPr>
          <w:b/>
          <w:bCs/>
        </w:rPr>
        <w:t>Negative-control screening</w:t>
      </w:r>
      <w:r>
        <w:t xml:space="preserve">, </w:t>
      </w:r>
      <w:r>
        <w:rPr>
          <w:b/>
          <w:bCs/>
        </w:rPr>
        <w:t>E-value / tipping-point</w:t>
      </w:r>
      <w:r>
        <w:t xml:space="preserve"> helpers, </w:t>
      </w:r>
      <w:r>
        <w:rPr>
          <w:b/>
          <w:bCs/>
        </w:rPr>
        <w:t>three-way Love plot</w:t>
      </w:r>
      <w:r>
        <w:t xml:space="preserve">, </w:t>
      </w:r>
      <w:r>
        <w:rPr>
          <w:b/>
          <w:bCs/>
        </w:rPr>
        <w:t>influence-curve diagnostics</w:t>
      </w:r>
      <w:r>
        <w:t>.</w:t>
      </w:r>
    </w:p>
    <w:p w14:paraId="44D20EB6" w14:textId="77777777" w:rsidR="00751267" w:rsidRDefault="00000000">
      <w:pPr>
        <w:pStyle w:val="FirstParagraph"/>
      </w:pPr>
      <w:r>
        <w:t xml:space="preserve">The comparator package is </w:t>
      </w:r>
      <w:r>
        <w:rPr>
          <w:i/>
          <w:iCs/>
        </w:rPr>
        <w:t>just as good</w:t>
      </w:r>
      <w:r>
        <w:t xml:space="preserve"> on: IPW cumulative risk, g-computation, AIPW, IPW HR API, Table 1 / Table 2 / weight summary / forest plot, and the model-specification grammar.</w:t>
      </w:r>
    </w:p>
    <w:p w14:paraId="498B3F9F" w14:textId="77777777" w:rsidR="00751267" w:rsidRDefault="00000000">
      <w:pPr>
        <w:pStyle w:val="Heading2"/>
      </w:pPr>
      <w:bookmarkStart w:id="147" w:name="X46e97b3874c9e06ac8bfac2400693a663557320"/>
      <w:bookmarkStart w:id="148" w:name="_Toc230368771"/>
      <w:bookmarkEnd w:id="144"/>
      <w:r>
        <w:t>15.3 Q3. Is the cleanTMLE vignette as readable as the comparator’s vignettes for a new user?</w:t>
      </w:r>
      <w:bookmarkEnd w:id="148"/>
    </w:p>
    <w:p w14:paraId="7E1498FD" w14:textId="77777777" w:rsidR="00751267" w:rsidRDefault="00000000">
      <w:pPr>
        <w:pStyle w:val="FirstParagraph"/>
      </w:pPr>
      <w:r>
        <w:rPr>
          <w:b/>
          <w:bCs/>
        </w:rPr>
        <w:t>Not yet.</w:t>
      </w:r>
      <w:r>
        <w:t xml:space="preserve"> The comparator’s ACTG, WIHS, and leukemia vignettes open with a real dataset and a clinical question, stack incremental models on one risk-curve overlay, and render output after every code chunk. The cleanTMLE staged-analysis vignette currently opens with governance vocabulary, uses a simulated dataset with no clinical anchor, and leaves several teaching units (the four-step TMLE, the DQ stress test) running </w:t>
      </w:r>
      <w:r>
        <w:rPr>
          <w:rStyle w:val="VerbatimChar"/>
        </w:rPr>
        <w:t>eval = FALSE</w:t>
      </w:r>
      <w:r>
        <w:t xml:space="preserve"> so the reader never sees the output.</w:t>
      </w:r>
    </w:p>
    <w:p w14:paraId="773E2721" w14:textId="77777777" w:rsidR="00751267" w:rsidRDefault="00000000">
      <w:pPr>
        <w:pStyle w:val="BodyText"/>
      </w:pPr>
      <w:r>
        <w:t>The honest near-term moves:</w:t>
      </w:r>
    </w:p>
    <w:p w14:paraId="26701BB2" w14:textId="77777777" w:rsidR="00751267" w:rsidRDefault="00000000">
      <w:pPr>
        <w:pStyle w:val="Compact"/>
        <w:numPr>
          <w:ilvl w:val="0"/>
          <w:numId w:val="23"/>
        </w:numPr>
      </w:pPr>
      <w:commentRangeStart w:id="149"/>
      <w:r>
        <w:t>Port one comparator vignette (ACTG or WIHS) to cleanTMLE so the reader gets a real-data, curve-first tutorial on the same problem.</w:t>
      </w:r>
    </w:p>
    <w:p w14:paraId="35E33523" w14:textId="77777777" w:rsidR="00751267" w:rsidRDefault="00000000">
      <w:pPr>
        <w:pStyle w:val="Compact"/>
        <w:numPr>
          <w:ilvl w:val="0"/>
          <w:numId w:val="23"/>
        </w:numPr>
      </w:pPr>
      <w:r>
        <w:t>Add a concept primer at the head of the staged vignette defining clever covariate, EIC, plasmode, ESS, SMD, MDD, and IPCW in one place.</w:t>
      </w:r>
    </w:p>
    <w:p w14:paraId="687A3F67" w14:textId="77777777" w:rsidR="00751267" w:rsidRDefault="00000000">
      <w:pPr>
        <w:pStyle w:val="Compact"/>
        <w:numPr>
          <w:ilvl w:val="0"/>
          <w:numId w:val="23"/>
        </w:numPr>
      </w:pPr>
      <w:r>
        <w:lastRenderedPageBreak/>
        <w:t>Render the four-step TMLE output between chunks rather than only at the end.</w:t>
      </w:r>
    </w:p>
    <w:p w14:paraId="34DF3B65" w14:textId="77777777" w:rsidR="00751267" w:rsidRDefault="00000000">
      <w:pPr>
        <w:pStyle w:val="Compact"/>
        <w:numPr>
          <w:ilvl w:val="0"/>
          <w:numId w:val="23"/>
        </w:numPr>
      </w:pPr>
      <w:r>
        <w:t>Add a stacked-estimators risk-curve overlay (crude → IPW → g-comp → AIPW → TMLE).</w:t>
      </w:r>
      <w:commentRangeEnd w:id="149"/>
      <w:r w:rsidR="001631CD">
        <w:rPr>
          <w:rStyle w:val="CommentReference"/>
          <w:sz w:val="24"/>
          <w:szCs w:val="24"/>
        </w:rPr>
        <w:commentReference w:id="149"/>
      </w:r>
    </w:p>
    <w:p w14:paraId="72F65786" w14:textId="77777777" w:rsidR="00751267" w:rsidRDefault="00000000">
      <w:pPr>
        <w:pStyle w:val="FirstParagraph"/>
      </w:pPr>
      <w:r>
        <w:t xml:space="preserve">These are tracked in </w:t>
      </w:r>
      <w:r>
        <w:rPr>
          <w:i/>
          <w:iCs/>
        </w:rPr>
        <w:t>TODO.md</w:t>
      </w:r>
      <w:r>
        <w:t xml:space="preserve"> as the highest-priority documentation gap.</w:t>
      </w:r>
    </w:p>
    <w:p w14:paraId="6F88949B" w14:textId="77777777" w:rsidR="00751267" w:rsidRDefault="00000000">
      <w:pPr>
        <w:pStyle w:val="BodyText"/>
      </w:pPr>
      <w:r>
        <w:t xml:space="preserve">The present document — </w:t>
      </w:r>
      <w:r>
        <w:rPr>
          <w:rStyle w:val="VerbatimChar"/>
        </w:rPr>
        <w:t>cleanTMLE_for_applied_analysts.qmd</w:t>
      </w:r>
      <w:r>
        <w:t xml:space="preserve"> — is the package’s first attempt at a plain-language tutorial for an analyst with no prior TMLE or clean-room background. If you got this far, that part is working.</w:t>
      </w:r>
    </w:p>
    <w:p w14:paraId="65B9F1EC" w14:textId="77777777" w:rsidR="00751267" w:rsidRDefault="00000000">
      <w:pPr>
        <w:pStyle w:val="Heading2"/>
      </w:pPr>
      <w:bookmarkStart w:id="150" w:name="X827a1d8e10f473d264872b6c6e9bded531a585b"/>
      <w:bookmarkStart w:id="151" w:name="_Toc230368772"/>
      <w:bookmarkEnd w:id="147"/>
      <w:r>
        <w:t>15.4 Q4. Is the outcome-blind simulation functionality complete?</w:t>
      </w:r>
      <w:bookmarkEnd w:id="151"/>
    </w:p>
    <w:p w14:paraId="2982CF11" w14:textId="77777777" w:rsidR="00751267" w:rsidRDefault="00000000">
      <w:pPr>
        <w:pStyle w:val="FirstParagraph"/>
      </w:pPr>
      <w:r>
        <w:rPr>
          <w:b/>
          <w:bCs/>
        </w:rPr>
        <w:t>Mostly, with three specific limitations.</w:t>
      </w:r>
      <w:r>
        <w:t xml:space="preserve"> The current implementation correctly performs the FIORD five-step procedure (define goals, specify DGP, generate replicates, apply candidate estimators factorially, compare on prespecified metrics) on the hybrid DGP that uses the empirical (W, A) structure with a covariate-only outcome model. The DQ stress test correctly extends this to four prespecified threats (covariate missingness, exposure misclassification, outcome misclassification, unmeasured confounding) and produces degradation gradients on a common scale.</w:t>
      </w:r>
    </w:p>
    <w:p w14:paraId="1A4E7AF9" w14:textId="77777777" w:rsidR="00751267" w:rsidRDefault="00000000">
      <w:pPr>
        <w:pStyle w:val="BodyText"/>
      </w:pPr>
      <w:r>
        <w:t xml:space="preserve">What is </w:t>
      </w:r>
      <w:r>
        <w:rPr>
          <w:i/>
          <w:iCs/>
        </w:rPr>
        <w:t>not</w:t>
      </w:r>
      <w:r>
        <w:t xml:space="preserve"> yet complete:</w:t>
      </w:r>
    </w:p>
    <w:p w14:paraId="4FD053FC" w14:textId="77777777" w:rsidR="00751267" w:rsidRDefault="00000000">
      <w:pPr>
        <w:pStyle w:val="Compact"/>
        <w:numPr>
          <w:ilvl w:val="0"/>
          <w:numId w:val="24"/>
        </w:numPr>
      </w:pPr>
      <w:r>
        <w:rPr>
          <w:b/>
          <w:bCs/>
        </w:rPr>
        <w:t>The FIORD two-stage selector.</w:t>
      </w:r>
      <w:r>
        <w:t xml:space="preserve"> cleanTMLE 0.1 implements a single-step RMSE / minimax selector that conflates point-estimator selection and variance-method selection. FIORD requires them to be done in two stages: first screen point estimators by oracle coverage (CI from the Monte Carlo empirical SE), then select the variance method on the locked point estimator. This is documented in the manuscript §10.2 as a current-release limitation, not just future work.</w:t>
      </w:r>
    </w:p>
    <w:p w14:paraId="0632C6DD" w14:textId="77777777" w:rsidR="00751267" w:rsidRDefault="00000000">
      <w:pPr>
        <w:pStyle w:val="Compact"/>
        <w:numPr>
          <w:ilvl w:val="0"/>
          <w:numId w:val="24"/>
        </w:numPr>
      </w:pPr>
      <w:r>
        <w:rPr>
          <w:b/>
          <w:bCs/>
        </w:rPr>
        <w:t>The DGP spectrum</w:t>
      </w:r>
      <w:r>
        <w:t xml:space="preserve"> beyond the hybrid mode</w:t>
      </w:r>
      <w:commentRangeStart w:id="152"/>
      <w:r>
        <w:t xml:space="preserve">. Fully investigator-specified (structural-equation) and </w:t>
      </w:r>
      <w:commentRangeEnd w:id="152"/>
      <w:r w:rsidR="0092268A">
        <w:rPr>
          <w:rStyle w:val="CommentReference"/>
          <w:sz w:val="24"/>
          <w:szCs w:val="24"/>
        </w:rPr>
        <w:commentReference w:id="152"/>
      </w:r>
      <w:commentRangeStart w:id="153"/>
      <w:r>
        <w:t xml:space="preserve">parametric-bootstrap DGPs </w:t>
      </w:r>
      <w:commentRangeEnd w:id="153"/>
      <w:r w:rsidR="0092268A">
        <w:rPr>
          <w:rStyle w:val="CommentReference"/>
          <w:sz w:val="24"/>
          <w:szCs w:val="24"/>
        </w:rPr>
        <w:commentReference w:id="153"/>
      </w:r>
      <w:r>
        <w:t xml:space="preserve">are documented as planned (see the “Outcome-blind DGP mode” subsection in </w:t>
      </w:r>
      <w:r>
        <w:rPr>
          <w:rStyle w:val="VerbatimChar"/>
        </w:rPr>
        <w:t>cleanTMLE-functions.qmd</w:t>
      </w:r>
      <w:r>
        <w:t>).</w:t>
      </w:r>
    </w:p>
    <w:p w14:paraId="6503B75E" w14:textId="77777777" w:rsidR="00751267" w:rsidRDefault="00000000">
      <w:pPr>
        <w:pStyle w:val="Compact"/>
        <w:numPr>
          <w:ilvl w:val="0"/>
          <w:numId w:val="24"/>
        </w:numPr>
      </w:pPr>
      <w:r>
        <w:rPr>
          <w:b/>
          <w:bCs/>
        </w:rPr>
        <w:t>Nonparametric bootstrap variance</w:t>
      </w:r>
      <w:r>
        <w:t xml:space="preserve"> is the FIORD case-study winner for IPTW and matched estimators; cleanTMLE 0.1 supports IF-based and TMLE-robust variance natively and recommends bootstrap externally. A native bootstrap path is on the roadmap.</w:t>
      </w:r>
    </w:p>
    <w:p w14:paraId="5A9E7BFF" w14:textId="77777777" w:rsidR="00751267" w:rsidRDefault="00000000">
      <w:pPr>
        <w:pStyle w:val="FirstParagraph"/>
      </w:pPr>
      <w:r>
        <w:t>The simulation we report in the manuscript (Scenarios A / B / C × four DQ threats) exercises the full hybrid-mode pipeline and demonstrates that the workflow returns the correct GO / FLAG / STOP verdict in each scenario before unblinding.</w:t>
      </w:r>
    </w:p>
    <w:p w14:paraId="0D07C03A" w14:textId="77777777" w:rsidR="00751267" w:rsidRDefault="00000000">
      <w:pPr>
        <w:pStyle w:val="Heading2"/>
      </w:pPr>
      <w:bookmarkStart w:id="154" w:name="X379977bb82152e1f83a2e3d3fc595321ee294e5"/>
      <w:bookmarkStart w:id="155" w:name="_Toc230368773"/>
      <w:bookmarkEnd w:id="150"/>
      <w:r>
        <w:t>15.5 Using cleanTMLE without the staged-analysis governance layer (minimal mode)</w:t>
      </w:r>
      <w:bookmarkEnd w:id="155"/>
    </w:p>
    <w:p w14:paraId="7D663BB2" w14:textId="77777777" w:rsidR="00751267" w:rsidRDefault="00000000">
      <w:pPr>
        <w:pStyle w:val="FirstParagraph"/>
      </w:pPr>
      <w:r>
        <w:t xml:space="preserve">cleanTMLE can be used as a plain outcome-blind RWE estimation package without the staged-analysis governance machinery (audit log, hash, gate, GO / FLAG / STOP rule). For </w:t>
      </w:r>
      <w:r>
        <w:lastRenderedPageBreak/>
        <w:t>users who want unbiased estimation with the package’s design diagnostics but not the full clean-room workflow:</w:t>
      </w:r>
    </w:p>
    <w:p w14:paraId="560D1892" w14:textId="77777777" w:rsidR="00751267" w:rsidRDefault="00000000">
      <w:pPr>
        <w:pStyle w:val="BodyText"/>
      </w:pPr>
      <w:r>
        <w:rPr>
          <w:rStyle w:val="VerbatimChar"/>
        </w:rPr>
        <w:t>create_simple_lock()</w:t>
      </w:r>
      <w:r>
        <w:t xml:space="preserve"> returns a lock with </w:t>
      </w:r>
      <w:r>
        <w:rPr>
          <w:rStyle w:val="VerbatimChar"/>
        </w:rPr>
        <w:t>cleanroom_enabled = FALSE</w:t>
      </w:r>
      <w:r>
        <w:t>, which short-circuits the internal outcome-access check. Use this when:</w:t>
      </w:r>
    </w:p>
    <w:p w14:paraId="4F746B16" w14:textId="77777777" w:rsidR="00751267" w:rsidRDefault="00000000">
      <w:pPr>
        <w:pStyle w:val="Compact"/>
        <w:numPr>
          <w:ilvl w:val="0"/>
          <w:numId w:val="25"/>
        </w:numPr>
      </w:pPr>
      <w:r>
        <w:t>you want to compare estimators on a real-data analysis without buying into the GO / FLAG / STOP framework</w:t>
      </w:r>
    </w:p>
    <w:p w14:paraId="403D00DC" w14:textId="77777777" w:rsidR="00751267" w:rsidRDefault="00000000">
      <w:pPr>
        <w:pStyle w:val="Compact"/>
        <w:numPr>
          <w:ilvl w:val="0"/>
          <w:numId w:val="25"/>
        </w:numPr>
      </w:pPr>
      <w:r>
        <w:t>you are running a quick exploratory analysis or a methods-development comparison</w:t>
      </w:r>
    </w:p>
    <w:p w14:paraId="7F56D7E7" w14:textId="77777777" w:rsidR="00751267" w:rsidRDefault="00000000">
      <w:pPr>
        <w:pStyle w:val="Compact"/>
        <w:numPr>
          <w:ilvl w:val="0"/>
          <w:numId w:val="25"/>
        </w:numPr>
      </w:pPr>
      <w:r>
        <w:t>you have an external governance arrangement (institutional clean room, role separation) that already provides the outcome-access controls the software would otherwise enforce</w:t>
      </w:r>
    </w:p>
    <w:p w14:paraId="41A5ACE8" w14:textId="77777777" w:rsidR="00751267" w:rsidRDefault="00000000">
      <w:pPr>
        <w:pStyle w:val="FirstParagraph"/>
      </w:pPr>
      <w:r>
        <w:t xml:space="preserve">For high-stakes confirmatory studies, use the default </w:t>
      </w:r>
      <w:r>
        <w:rPr>
          <w:rStyle w:val="VerbatimChar"/>
        </w:rPr>
        <w:t>create_analysis_lock()</w:t>
      </w:r>
      <w:r>
        <w:t xml:space="preserve"> and the full staged workflow with the gate.</w:t>
      </w:r>
    </w:p>
    <w:p w14:paraId="0BE72104" w14:textId="77777777" w:rsidR="00751267" w:rsidRDefault="00000000">
      <w:pPr>
        <w:pStyle w:val="Heading2"/>
      </w:pPr>
      <w:bookmarkStart w:id="156" w:name="how-the-audits-were-run"/>
      <w:bookmarkStart w:id="157" w:name="_Toc230368774"/>
      <w:bookmarkEnd w:id="154"/>
      <w:r>
        <w:t>15.6 How the audits were run</w:t>
      </w:r>
      <w:bookmarkEnd w:id="157"/>
    </w:p>
    <w:p w14:paraId="3CEA5D09" w14:textId="77777777" w:rsidR="00751267" w:rsidRDefault="00000000">
      <w:pPr>
        <w:pStyle w:val="FirstParagraph"/>
      </w:pPr>
      <w:r>
        <w:t>Two independent read-only audits were run on the package:</w:t>
      </w:r>
    </w:p>
    <w:p w14:paraId="06000029" w14:textId="77777777" w:rsidR="00751267" w:rsidRDefault="00000000">
      <w:pPr>
        <w:pStyle w:val="Compact"/>
        <w:numPr>
          <w:ilvl w:val="0"/>
          <w:numId w:val="26"/>
        </w:numPr>
      </w:pPr>
      <w:r>
        <w:rPr>
          <w:b/>
          <w:bCs/>
        </w:rPr>
        <w:t>Function-usage and TMLE-correctness audit.</w:t>
      </w:r>
      <w:r>
        <w:t xml:space="preserve"> Every exported function was cross-referenced against R/, tests/, vignettes/, manuscript, and case study. 99 of ~115 exports were found to be actively used; 14 were flagged as dead exports (advertised but not exercised) and are listed in </w:t>
      </w:r>
      <w:r>
        <w:rPr>
          <w:i/>
          <w:iCs/>
        </w:rPr>
        <w:t>TODO.md</w:t>
      </w:r>
      <w:r>
        <w:t xml:space="preserve"> with recommended actions. The TMLE implementation was verified against the canonical four-step recipe (initial Q, propensity g, targeting via logistic fluctuation submodel, plug-in psi + IF variance). Both the hand-rolled modular path (</w:t>
      </w:r>
      <w:r>
        <w:rPr>
          <w:rStyle w:val="VerbatimChar"/>
        </w:rPr>
        <w:t>run_tmle_targeting_step()</w:t>
      </w:r>
      <w:r>
        <w:t xml:space="preserve"> and friends) and the </w:t>
      </w:r>
      <w:r>
        <w:rPr>
          <w:rStyle w:val="VerbatimChar"/>
        </w:rPr>
        <w:t>tmle::tmle()</w:t>
      </w:r>
      <w:r>
        <w:t xml:space="preserve"> delegation path (</w:t>
      </w:r>
      <w:r>
        <w:rPr>
          <w:rStyle w:val="VerbatimChar"/>
        </w:rPr>
        <w:t>estimate_tmle_risk_point()</w:t>
      </w:r>
      <w:r>
        <w:t xml:space="preserve">, </w:t>
      </w:r>
      <w:r>
        <w:rPr>
          <w:rStyle w:val="VerbatimChar"/>
        </w:rPr>
        <w:t>run_ipcw_tmle()</w:t>
      </w:r>
      <w:r>
        <w:t xml:space="preserve">) implement the recipe correctly. Three minor issues were identified and either fixed in this revision (silent targeting-step fallback now emits a warning; IPCW fallback warning now states the loss of double robustness; matched-TMLE EIC carries an in-source note about the paired-design SE caveat) or tracked in </w:t>
      </w:r>
      <w:r>
        <w:rPr>
          <w:i/>
          <w:iCs/>
        </w:rPr>
        <w:t>TODO.md</w:t>
      </w:r>
      <w:r>
        <w:t xml:space="preserve"> (block-bootstrap variance for matched TMLE).</w:t>
      </w:r>
    </w:p>
    <w:p w14:paraId="4912C8DC" w14:textId="77777777" w:rsidR="00751267" w:rsidRDefault="00000000">
      <w:pPr>
        <w:pStyle w:val="Compact"/>
        <w:numPr>
          <w:ilvl w:val="0"/>
          <w:numId w:val="26"/>
        </w:numPr>
      </w:pPr>
      <w:r>
        <w:rPr>
          <w:b/>
          <w:bCs/>
        </w:rPr>
        <w:t>Feature-parity audit</w:t>
      </w:r>
      <w:r>
        <w:t xml:space="preserve"> against the comparator cumulative-risk reporting package, summarised in Q1–Q3 above.</w:t>
      </w:r>
    </w:p>
    <w:p w14:paraId="70B080F4" w14:textId="77777777" w:rsidR="00751267" w:rsidRDefault="00000000">
      <w:pPr>
        <w:pStyle w:val="FirstParagraph"/>
      </w:pPr>
      <w:r>
        <w:t>A one-paragraph takeaway follows.</w:t>
      </w:r>
    </w:p>
    <w:p w14:paraId="3E4FF319" w14:textId="77777777" w:rsidR="00751267" w:rsidRDefault="00000000">
      <w:pPr>
        <w:pStyle w:val="Heading1"/>
      </w:pPr>
      <w:bookmarkStart w:id="158" w:name="a-one-paragraph-takeaway"/>
      <w:bookmarkStart w:id="159" w:name="_Toc230368775"/>
      <w:bookmarkEnd w:id="137"/>
      <w:bookmarkEnd w:id="156"/>
      <w:r>
        <w:t>16. A one-paragraph takeaway</w:t>
      </w:r>
      <w:bookmarkEnd w:id="159"/>
    </w:p>
    <w:p w14:paraId="1C2DD3A3" w14:textId="77777777" w:rsidR="00751267" w:rsidRDefault="00000000">
      <w:pPr>
        <w:pStyle w:val="FirstParagraph"/>
      </w:pPr>
      <w:r>
        <w:t xml:space="preserve">cleanTMLE is software for running an observational study in stages, so that every analytic decision is recorded </w:t>
      </w:r>
      <w:r>
        <w:rPr>
          <w:i/>
          <w:iCs/>
        </w:rPr>
        <w:t>before</w:t>
      </w:r>
      <w:r>
        <w:t xml:space="preserve"> anyone sees the comparative answer. It uses targeted maximum-likelihood estimation because that method lets you write down the entire recipe in advance while still using flexible machine-learning models. It adds plasmode simulation </w:t>
      </w:r>
      <w:r>
        <w:lastRenderedPageBreak/>
        <w:t>and a data-quality stress test, so the analyst can score candidate methods on a quantitative scale before unblinding. A prespecified rule then decides whether to proceed (GO), proceed with a documented concern (FLAG), or not run the comparative analysis as planned (STOP). The contribution is not a new estimator or a new theorem; it is an auditable workflow that gives a reviewer everything they need to reconstruct the analysis.</w:t>
      </w:r>
      <w:bookmarkEnd w:id="158"/>
    </w:p>
    <w:sectPr w:rsidR="0075126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ndrew Mertens" w:date="2026-05-22T19:01:00Z" w:initials="AM">
    <w:p w14:paraId="5E2888B6" w14:textId="2A34947C" w:rsidR="00673F68" w:rsidRDefault="00673F68">
      <w:pPr>
        <w:pStyle w:val="CommentText"/>
      </w:pPr>
      <w:r>
        <w:rPr>
          <w:rStyle w:val="CommentReference"/>
        </w:rPr>
        <w:annotationRef/>
      </w:r>
      <w:r>
        <w:t>Reduce sections and lists and mor paragraphs to make it more manuscript like</w:t>
      </w:r>
    </w:p>
  </w:comment>
  <w:comment w:id="9" w:author="Andrew Mertens" w:date="2026-05-22T19:02:00Z" w:initials="AM">
    <w:p w14:paraId="3E312446" w14:textId="7E49795A" w:rsidR="00673F68" w:rsidRDefault="00673F68">
      <w:pPr>
        <w:pStyle w:val="CommentText"/>
      </w:pPr>
      <w:r>
        <w:rPr>
          <w:rStyle w:val="CommentReference"/>
        </w:rPr>
        <w:annotationRef/>
      </w:r>
    </w:p>
  </w:comment>
  <w:comment w:id="10" w:author="Andrew Mertens" w:date="2026-05-22T19:02:00Z" w:initials="AM">
    <w:p w14:paraId="63C16F6C" w14:textId="598C8065" w:rsidR="00673F68" w:rsidRDefault="00673F68">
      <w:pPr>
        <w:pStyle w:val="CommentText"/>
      </w:pPr>
      <w:r>
        <w:rPr>
          <w:rStyle w:val="CommentReference"/>
        </w:rPr>
        <w:annotationRef/>
      </w:r>
      <w:r>
        <w:t>Qualitatively, rather than quantitatively</w:t>
      </w:r>
    </w:p>
  </w:comment>
  <w:comment w:id="13" w:author="Andrew Mertens" w:date="2026-05-22T19:00:00Z" w:initials="AM">
    <w:p w14:paraId="6B62EA78" w14:textId="60D64AE7" w:rsidR="00673F68" w:rsidRDefault="00673F68">
      <w:pPr>
        <w:pStyle w:val="CommentText"/>
      </w:pPr>
      <w:r>
        <w:rPr>
          <w:rStyle w:val="CommentReference"/>
        </w:rPr>
        <w:annotationRef/>
      </w:r>
      <w:r>
        <w:t>Call it document, not artefact</w:t>
      </w:r>
    </w:p>
  </w:comment>
  <w:comment w:id="14" w:author="Andrew Mertens" w:date="2026-05-22T19:01:00Z" w:initials="AM">
    <w:p w14:paraId="0D88C157" w14:textId="526DECF6" w:rsidR="00673F68" w:rsidRDefault="00673F68">
      <w:pPr>
        <w:pStyle w:val="CommentText"/>
      </w:pPr>
      <w:r>
        <w:rPr>
          <w:rStyle w:val="CommentReference"/>
        </w:rPr>
        <w:annotationRef/>
      </w:r>
    </w:p>
  </w:comment>
  <w:comment w:id="17" w:author="Andrew Mertens" w:date="2026-05-22T19:04:00Z" w:initials="AM">
    <w:p w14:paraId="7E2694E1" w14:textId="717232B4" w:rsidR="00673F68" w:rsidRDefault="00673F68">
      <w:pPr>
        <w:pStyle w:val="CommentText"/>
      </w:pPr>
      <w:r>
        <w:rPr>
          <w:rStyle w:val="CommentReference"/>
        </w:rPr>
        <w:annotationRef/>
      </w:r>
      <w:r>
        <w:t>Just say things in plain language, instead of saying you are saying things in plain language</w:t>
      </w:r>
    </w:p>
  </w:comment>
  <w:comment w:id="20" w:author="Andrew Mertens" w:date="2026-05-22T19:06:00Z" w:initials="AM">
    <w:p w14:paraId="45101C2D" w14:textId="7FC36DCA" w:rsidR="00673F68" w:rsidRDefault="00673F68">
      <w:pPr>
        <w:pStyle w:val="CommentText"/>
      </w:pPr>
      <w:r>
        <w:rPr>
          <w:rStyle w:val="CommentReference"/>
        </w:rPr>
        <w:annotationRef/>
      </w:r>
      <w:r>
        <w:t>Comparative of drugs or interventions</w:t>
      </w:r>
    </w:p>
  </w:comment>
  <w:comment w:id="21" w:author="Andrew Mertens" w:date="2026-05-22T19:08:00Z" w:initials="AM">
    <w:p w14:paraId="0757CC02" w14:textId="4E3A1250" w:rsidR="00673F68" w:rsidRDefault="00673F68">
      <w:pPr>
        <w:pStyle w:val="CommentText"/>
      </w:pPr>
      <w:r>
        <w:rPr>
          <w:rStyle w:val="CommentReference"/>
        </w:rPr>
        <w:annotationRef/>
      </w:r>
    </w:p>
  </w:comment>
  <w:comment w:id="22" w:author="Andrew Mertens" w:date="2026-05-22T19:08:00Z" w:initials="AM">
    <w:p w14:paraId="24DD59A3" w14:textId="186244B7" w:rsidR="00673F68" w:rsidRDefault="00673F68">
      <w:pPr>
        <w:pStyle w:val="CommentText"/>
      </w:pPr>
      <w:r>
        <w:rPr>
          <w:rStyle w:val="CommentReference"/>
        </w:rPr>
        <w:annotationRef/>
      </w:r>
      <w:r>
        <w:t>Remove all em-dashes, replace with commas, colons, or parentheses</w:t>
      </w:r>
    </w:p>
  </w:comment>
  <w:comment w:id="29" w:author="Andrew Mertens" w:date="2026-05-22T19:11:00Z" w:initials="AM">
    <w:p w14:paraId="4EE13D77" w14:textId="60B545F0" w:rsidR="00FF67AD" w:rsidRDefault="00FF67AD">
      <w:pPr>
        <w:pStyle w:val="CommentText"/>
      </w:pPr>
      <w:r>
        <w:rPr>
          <w:rStyle w:val="CommentReference"/>
        </w:rPr>
        <w:annotationRef/>
      </w:r>
      <w:r>
        <w:t>Note where this term comes from, and how it also relates to trial blinding</w:t>
      </w:r>
    </w:p>
  </w:comment>
  <w:comment w:id="30" w:author="Andrew Mertens" w:date="2026-05-22T19:11:00Z" w:initials="AM">
    <w:p w14:paraId="53D597D4" w14:textId="45E93844" w:rsidR="00105A57" w:rsidRDefault="00105A57">
      <w:pPr>
        <w:pStyle w:val="CommentText"/>
      </w:pPr>
      <w:r>
        <w:rPr>
          <w:rStyle w:val="CommentReference"/>
        </w:rPr>
        <w:annotationRef/>
      </w:r>
      <w:r>
        <w:t>Note that the same philosphy can also be applied less formally, by one analyst doing an observational study</w:t>
      </w:r>
    </w:p>
  </w:comment>
  <w:comment w:id="31" w:author="Andrew Mertens" w:date="2026-05-22T19:13:00Z" w:initials="AM">
    <w:p w14:paraId="02989F2A" w14:textId="253D835A" w:rsidR="00007BDC" w:rsidRDefault="00007BDC">
      <w:pPr>
        <w:pStyle w:val="CommentText"/>
      </w:pPr>
      <w:r>
        <w:rPr>
          <w:rStyle w:val="CommentReference"/>
        </w:rPr>
        <w:annotationRef/>
      </w:r>
      <w:r>
        <w:t>Note to build trust for external reviewers or regulators</w:t>
      </w:r>
    </w:p>
  </w:comment>
  <w:comment w:id="32" w:author="Andrew Mertens" w:date="2026-05-22T19:14:00Z" w:initials="AM">
    <w:p w14:paraId="31C189FB" w14:textId="68D72265" w:rsidR="00007BDC" w:rsidRDefault="00007BDC">
      <w:pPr>
        <w:pStyle w:val="CommentText"/>
      </w:pPr>
      <w:r>
        <w:rPr>
          <w:rStyle w:val="CommentReference"/>
        </w:rPr>
        <w:annotationRef/>
      </w:r>
    </w:p>
  </w:comment>
  <w:comment w:id="37" w:author="Andrew Mertens" w:date="2026-05-22T19:14:00Z" w:initials="AM">
    <w:p w14:paraId="1EE82665" w14:textId="544FFA4E" w:rsidR="00BA23C4" w:rsidRDefault="00BA23C4">
      <w:pPr>
        <w:pStyle w:val="CommentText"/>
      </w:pPr>
      <w:r>
        <w:rPr>
          <w:rStyle w:val="CommentReference"/>
        </w:rPr>
        <w:annotationRef/>
      </w:r>
      <w:r>
        <w:t>Give some concrete examples (ideally from the literature)</w:t>
      </w:r>
    </w:p>
  </w:comment>
  <w:comment w:id="38" w:author="Andrew Mertens" w:date="2026-05-22T19:13:00Z" w:initials="AM">
    <w:p w14:paraId="0A86D291" w14:textId="00114CDE" w:rsidR="00007BDC" w:rsidRDefault="00007BDC">
      <w:pPr>
        <w:pStyle w:val="CommentText"/>
      </w:pPr>
      <w:r>
        <w:rPr>
          <w:rStyle w:val="CommentReference"/>
        </w:rPr>
        <w:annotationRef/>
      </w:r>
      <w:r>
        <w:t>Remove horizontal lines</w:t>
      </w:r>
    </w:p>
  </w:comment>
  <w:comment w:id="44" w:author="Andrew Mertens" w:date="2026-05-22T19:16:00Z" w:initials="AM">
    <w:p w14:paraId="437F5999" w14:textId="21E4248F" w:rsidR="00BA23C4" w:rsidRDefault="00BA23C4">
      <w:pPr>
        <w:pStyle w:val="CommentText"/>
      </w:pPr>
      <w:r>
        <w:rPr>
          <w:rStyle w:val="CommentReference"/>
        </w:rPr>
        <w:annotationRef/>
      </w:r>
      <w:r>
        <w:t>I don’t think this is the right language based on the roadmap</w:t>
      </w:r>
    </w:p>
  </w:comment>
  <w:comment w:id="48" w:author="Andrew Mertens" w:date="2026-05-22T19:17:00Z" w:initials="AM">
    <w:p w14:paraId="6D67F8BF" w14:textId="73B87490" w:rsidR="00BA23C4" w:rsidRDefault="00BA23C4">
      <w:pPr>
        <w:pStyle w:val="CommentText"/>
      </w:pPr>
      <w:r>
        <w:rPr>
          <w:rStyle w:val="CommentReference"/>
        </w:rPr>
        <w:annotationRef/>
      </w:r>
      <w:r>
        <w:t>Frame this as the adjusted (but unmatched) as the crude would almost never be used</w:t>
      </w:r>
    </w:p>
  </w:comment>
  <w:comment w:id="47" w:author="Andrew Mertens" w:date="2026-05-22T19:18:00Z" w:initials="AM">
    <w:p w14:paraId="48150BCA" w14:textId="3497ED2C" w:rsidR="00BA23C4" w:rsidRDefault="00BA23C4">
      <w:pPr>
        <w:pStyle w:val="CommentText"/>
      </w:pPr>
      <w:r>
        <w:rPr>
          <w:rStyle w:val="CommentReference"/>
        </w:rPr>
        <w:annotationRef/>
      </w:r>
      <w:r>
        <w:t>This section can all be made more academic/less of a tutorial for the paper</w:t>
      </w:r>
    </w:p>
  </w:comment>
  <w:comment w:id="51" w:author="Andrew Mertens" w:date="2026-05-22T19:19:00Z" w:initials="AM">
    <w:p w14:paraId="5A9618F6" w14:textId="4B488A41" w:rsidR="00846015" w:rsidRDefault="00846015">
      <w:pPr>
        <w:pStyle w:val="CommentText"/>
      </w:pPr>
      <w:r>
        <w:rPr>
          <w:rStyle w:val="CommentReference"/>
        </w:rPr>
        <w:annotationRef/>
      </w:r>
    </w:p>
  </w:comment>
  <w:comment w:id="52" w:author="Andrew Mertens" w:date="2026-05-22T19:19:00Z" w:initials="AM">
    <w:p w14:paraId="6A9C1D77" w14:textId="2861FED3" w:rsidR="00846015" w:rsidRDefault="00846015">
      <w:pPr>
        <w:pStyle w:val="CommentText"/>
      </w:pPr>
      <w:r>
        <w:rPr>
          <w:rStyle w:val="CommentReference"/>
        </w:rPr>
        <w:annotationRef/>
      </w:r>
      <w:r>
        <w:t>Link to clean room seperation of steps</w:t>
      </w:r>
    </w:p>
  </w:comment>
  <w:comment w:id="53" w:author="Andrew Mertens" w:date="2026-05-22T19:21:00Z" w:initials="AM">
    <w:p w14:paraId="4A8EB806" w14:textId="6F333470" w:rsidR="00F10209" w:rsidRDefault="00F10209">
      <w:pPr>
        <w:pStyle w:val="CommentText"/>
      </w:pPr>
      <w:r>
        <w:rPr>
          <w:rStyle w:val="CommentReference"/>
        </w:rPr>
        <w:annotationRef/>
      </w:r>
      <w:r>
        <w:t>Motivate this a bit more. Also this whole section can be a bit higher level- MPH statisticaians should be able to unerstand</w:t>
      </w:r>
    </w:p>
  </w:comment>
  <w:comment w:id="56" w:author="Andrew Mertens" w:date="2026-05-22T19:22:00Z" w:initials="AM">
    <w:p w14:paraId="41177AE3" w14:textId="675EC032" w:rsidR="00F10209" w:rsidRDefault="00F10209">
      <w:pPr>
        <w:pStyle w:val="CommentText"/>
      </w:pPr>
      <w:r>
        <w:rPr>
          <w:rStyle w:val="CommentReference"/>
        </w:rPr>
        <w:annotationRef/>
      </w:r>
      <w:r>
        <w:t>Cite the TMLE in a SAP Gruber paper</w:t>
      </w:r>
    </w:p>
  </w:comment>
  <w:comment w:id="65" w:author="Andrew Mertens" w:date="2026-05-22T19:24:00Z" w:initials="AM">
    <w:p w14:paraId="11392F25" w14:textId="7225719E" w:rsidR="00F20D1B" w:rsidRDefault="00F20D1B">
      <w:pPr>
        <w:pStyle w:val="CommentText"/>
      </w:pPr>
      <w:r>
        <w:rPr>
          <w:rStyle w:val="CommentReference"/>
        </w:rPr>
        <w:annotationRef/>
      </w:r>
      <w:r>
        <w:t>Add psuedo-code with the package functions throughout</w:t>
      </w:r>
    </w:p>
  </w:comment>
  <w:comment w:id="70" w:author="Andrew Mertens" w:date="2026-05-22T19:24:00Z" w:initials="AM">
    <w:p w14:paraId="1F765795" w14:textId="58A9E56C" w:rsidR="00B10A05" w:rsidRDefault="00B10A05">
      <w:pPr>
        <w:pStyle w:val="CommentText"/>
      </w:pPr>
      <w:r>
        <w:rPr>
          <w:rStyle w:val="CommentReference"/>
        </w:rPr>
        <w:annotationRef/>
      </w:r>
      <w:r>
        <w:t xml:space="preserve">Anything TMLE-specific here or </w:t>
      </w:r>
    </w:p>
  </w:comment>
  <w:comment w:id="73" w:author="Andrew Mertens" w:date="2026-05-22T19:24:00Z" w:initials="AM">
    <w:p w14:paraId="4AEC23E4" w14:textId="414FC08E" w:rsidR="00D27970" w:rsidRDefault="00D27970">
      <w:pPr>
        <w:pStyle w:val="CommentText"/>
      </w:pPr>
      <w:r>
        <w:rPr>
          <w:rStyle w:val="CommentReference"/>
        </w:rPr>
        <w:annotationRef/>
      </w:r>
      <w:r>
        <w:t>Note that this is optional</w:t>
      </w:r>
    </w:p>
  </w:comment>
  <w:comment w:id="83" w:author="Andrew Mertens" w:date="2026-05-22T19:41:00Z" w:initials="AM">
    <w:p w14:paraId="0ADC8AD2" w14:textId="659BC6FD" w:rsidR="00DB0244" w:rsidRDefault="00DB0244">
      <w:pPr>
        <w:pStyle w:val="CommentText"/>
      </w:pPr>
      <w:r>
        <w:rPr>
          <w:rStyle w:val="CommentReference"/>
        </w:rPr>
        <w:annotationRef/>
      </w:r>
      <w:r>
        <w:t>Is this from munter 2024? if so cite</w:t>
      </w:r>
    </w:p>
  </w:comment>
  <w:comment w:id="84" w:author="Andrew Mertens" w:date="2026-05-22T19:43:00Z" w:initials="AM">
    <w:p w14:paraId="20E8A678" w14:textId="4C4DEE54" w:rsidR="009E2415" w:rsidRDefault="009E2415">
      <w:pPr>
        <w:pStyle w:val="CommentText"/>
      </w:pPr>
      <w:r>
        <w:rPr>
          <w:rStyle w:val="CommentReference"/>
        </w:rPr>
        <w:annotationRef/>
      </w:r>
      <w:r>
        <w:t>Does this imply sensitivity analyses are needed?</w:t>
      </w:r>
    </w:p>
  </w:comment>
  <w:comment w:id="87" w:author="Andrew Mertens" w:date="2026-05-22T19:44:00Z" w:initials="AM">
    <w:p w14:paraId="2EC2CEE6" w14:textId="4C69BE2E" w:rsidR="00CA4F84" w:rsidRDefault="00CA4F84">
      <w:pPr>
        <w:pStyle w:val="CommentText"/>
      </w:pPr>
      <w:r>
        <w:rPr>
          <w:rStyle w:val="CommentReference"/>
        </w:rPr>
        <w:annotationRef/>
      </w:r>
      <w:r>
        <w:t>How is this actually implemented at a software level? Should this just be set up organizationally, or is this what munter recommends?</w:t>
      </w:r>
    </w:p>
  </w:comment>
  <w:comment w:id="92" w:author="Andrew Mertens" w:date="2026-05-22T19:41:00Z" w:initials="AM">
    <w:p w14:paraId="5C90B6B8" w14:textId="1CCA25FE" w:rsidR="00484640" w:rsidRDefault="00484640">
      <w:pPr>
        <w:pStyle w:val="CommentText"/>
      </w:pPr>
      <w:r>
        <w:rPr>
          <w:rStyle w:val="CommentReference"/>
        </w:rPr>
        <w:annotationRef/>
      </w:r>
      <w:r>
        <w:t>Add an example to the suppliment</w:t>
      </w:r>
    </w:p>
  </w:comment>
  <w:comment w:id="99" w:author="Andrew Mertens" w:date="2026-05-22T19:42:00Z" w:initials="AM">
    <w:p w14:paraId="38931700" w14:textId="0360A18C" w:rsidR="00484640" w:rsidRDefault="00484640">
      <w:pPr>
        <w:pStyle w:val="CommentText"/>
      </w:pPr>
      <w:r>
        <w:rPr>
          <w:rStyle w:val="CommentReference"/>
        </w:rPr>
        <w:annotationRef/>
      </w:r>
      <w:r>
        <w:t>Explain this?</w:t>
      </w:r>
    </w:p>
  </w:comment>
  <w:comment w:id="102" w:author="Andrew Mertens" w:date="2026-05-22T19:45:00Z" w:initials="AM">
    <w:p w14:paraId="3227EA85" w14:textId="21737674" w:rsidR="00CA4F84" w:rsidRDefault="00CA4F84">
      <w:pPr>
        <w:pStyle w:val="CommentText"/>
      </w:pPr>
      <w:r>
        <w:rPr>
          <w:rStyle w:val="CommentReference"/>
        </w:rPr>
        <w:annotationRef/>
      </w:r>
      <w:r>
        <w:t>Note the difference somewhere</w:t>
      </w:r>
    </w:p>
  </w:comment>
  <w:comment w:id="105" w:author="Andrew Mertens" w:date="2026-05-22T19:46:00Z" w:initials="AM">
    <w:p w14:paraId="40ABB0D5" w14:textId="4C5EFAB4" w:rsidR="00C17233" w:rsidRDefault="00C17233">
      <w:pPr>
        <w:pStyle w:val="CommentText"/>
      </w:pPr>
      <w:r>
        <w:rPr>
          <w:rStyle w:val="CommentReference"/>
        </w:rPr>
        <w:annotationRef/>
      </w:r>
      <w:r>
        <w:t>But picks the best in terms of bias and variance</w:t>
      </w:r>
    </w:p>
  </w:comment>
  <w:comment w:id="106" w:author="Andrew Mertens" w:date="2026-05-22T19:48:00Z" w:initials="AM">
    <w:p w14:paraId="01BCFD11" w14:textId="50D1CFEA" w:rsidR="00C35775" w:rsidRDefault="00C35775">
      <w:pPr>
        <w:pStyle w:val="CommentText"/>
      </w:pPr>
      <w:r>
        <w:rPr>
          <w:rStyle w:val="CommentReference"/>
        </w:rPr>
        <w:annotationRef/>
      </w:r>
      <w:r>
        <w:t>What does this mean and how can this be caught?</w:t>
      </w:r>
    </w:p>
  </w:comment>
  <w:comment w:id="107" w:author="Andrew Mertens" w:date="2026-05-22T19:48:00Z" w:initials="AM">
    <w:p w14:paraId="1B5988CD" w14:textId="10933708" w:rsidR="008212B5" w:rsidRDefault="008212B5">
      <w:pPr>
        <w:pStyle w:val="CommentText"/>
      </w:pPr>
      <w:r>
        <w:rPr>
          <w:rStyle w:val="CommentReference"/>
        </w:rPr>
        <w:annotationRef/>
      </w:r>
      <w:r>
        <w:t>This needs to be explained better</w:t>
      </w:r>
    </w:p>
  </w:comment>
  <w:comment w:id="110" w:author="Andrew Mertens" w:date="2026-05-22T19:49:00Z" w:initials="AM">
    <w:p w14:paraId="25789002" w14:textId="349E6DA4" w:rsidR="008212B5" w:rsidRDefault="008212B5">
      <w:pPr>
        <w:pStyle w:val="CommentText"/>
      </w:pPr>
      <w:r>
        <w:rPr>
          <w:rStyle w:val="CommentReference"/>
        </w:rPr>
        <w:annotationRef/>
      </w:r>
      <w:r>
        <w:t>Explain this better</w:t>
      </w:r>
    </w:p>
  </w:comment>
  <w:comment w:id="123" w:author="Andrew Mertens" w:date="2026-05-22T19:49:00Z" w:initials="AM">
    <w:p w14:paraId="1125AB37" w14:textId="13932194" w:rsidR="005B45C8" w:rsidRDefault="005B45C8">
      <w:pPr>
        <w:pStyle w:val="CommentText"/>
      </w:pPr>
      <w:r>
        <w:rPr>
          <w:rStyle w:val="CommentReference"/>
        </w:rPr>
        <w:annotationRef/>
      </w:r>
      <w:r>
        <w:t>Don’t iclude in main manuscript</w:t>
      </w:r>
    </w:p>
  </w:comment>
  <w:comment w:id="128" w:author="Andrew Mertens" w:date="2026-05-22T19:50:00Z" w:initials="AM">
    <w:p w14:paraId="3F9F9C56" w14:textId="02777878" w:rsidR="00F559C5" w:rsidRDefault="00F559C5">
      <w:pPr>
        <w:pStyle w:val="CommentText"/>
      </w:pPr>
      <w:r>
        <w:rPr>
          <w:rStyle w:val="CommentReference"/>
        </w:rPr>
        <w:annotationRef/>
      </w:r>
      <w:r>
        <w:t>Ask which of these are easiest and highest value to include?</w:t>
      </w:r>
    </w:p>
  </w:comment>
  <w:comment w:id="141" w:author="Andrew Mertens" w:date="2026-05-22T19:52:00Z" w:initials="AM">
    <w:p w14:paraId="7DF67DC2" w14:textId="3F4D5E6E" w:rsidR="00F559C5" w:rsidRDefault="00F559C5">
      <w:pPr>
        <w:pStyle w:val="CommentText"/>
      </w:pPr>
      <w:r>
        <w:rPr>
          <w:rStyle w:val="CommentReference"/>
        </w:rPr>
        <w:annotationRef/>
      </w:r>
      <w:r>
        <w:t>Is this a real thing? What is this</w:t>
      </w:r>
    </w:p>
  </w:comment>
  <w:comment w:id="142" w:author="Andrew Mertens" w:date="2026-05-22T19:52:00Z" w:initials="AM">
    <w:p w14:paraId="10C4CD03" w14:textId="598D1219" w:rsidR="00F559C5" w:rsidRDefault="00F559C5">
      <w:pPr>
        <w:pStyle w:val="CommentText"/>
      </w:pPr>
      <w:r>
        <w:rPr>
          <w:rStyle w:val="CommentReference"/>
        </w:rPr>
        <w:annotationRef/>
      </w:r>
      <w:r>
        <w:t>This seems fixable, right?</w:t>
      </w:r>
    </w:p>
  </w:comment>
  <w:comment w:id="143" w:author="Andrew Mertens" w:date="2026-05-22T19:52:00Z" w:initials="AM">
    <w:p w14:paraId="07AC0180" w14:textId="11E38FD7" w:rsidR="00F559C5" w:rsidRDefault="00F559C5">
      <w:pPr>
        <w:pStyle w:val="CommentText"/>
      </w:pPr>
      <w:r>
        <w:rPr>
          <w:rStyle w:val="CommentReference"/>
        </w:rPr>
        <w:annotationRef/>
      </w:r>
      <w:r>
        <w:t>Can these be found?</w:t>
      </w:r>
    </w:p>
  </w:comment>
  <w:comment w:id="146" w:author="Andrew Mertens" w:date="2026-05-22T19:52:00Z" w:initials="AM">
    <w:p w14:paraId="714FE300" w14:textId="6F8912E0" w:rsidR="002E0617" w:rsidRDefault="002E0617">
      <w:pPr>
        <w:pStyle w:val="CommentText"/>
      </w:pPr>
      <w:r>
        <w:rPr>
          <w:rStyle w:val="CommentReference"/>
        </w:rPr>
        <w:annotationRef/>
      </w:r>
      <w:r>
        <w:t>This needs to be better explained and demonstrated why this is usable for traceability (and critically evaluate if actually usable)</w:t>
      </w:r>
    </w:p>
  </w:comment>
  <w:comment w:id="149" w:author="Andrew Mertens" w:date="2026-05-22T19:54:00Z" w:initials="AM">
    <w:p w14:paraId="7D1970DE" w14:textId="596BB0ED" w:rsidR="001631CD" w:rsidRDefault="001631CD">
      <w:pPr>
        <w:pStyle w:val="CommentText"/>
      </w:pPr>
      <w:r>
        <w:rPr>
          <w:rStyle w:val="CommentReference"/>
        </w:rPr>
        <w:annotationRef/>
      </w:r>
      <w:r>
        <w:t>Do this please</w:t>
      </w:r>
    </w:p>
  </w:comment>
  <w:comment w:id="152" w:author="Andrew Mertens" w:date="2026-05-22T19:55:00Z" w:initials="AM">
    <w:p w14:paraId="19A49A04" w14:textId="7C2186AC" w:rsidR="0092268A" w:rsidRDefault="0092268A">
      <w:pPr>
        <w:pStyle w:val="CommentText"/>
      </w:pPr>
      <w:r>
        <w:rPr>
          <w:rStyle w:val="CommentReference"/>
        </w:rPr>
        <w:annotationRef/>
      </w:r>
      <w:r>
        <w:t>This is beyond the package scope</w:t>
      </w:r>
    </w:p>
  </w:comment>
  <w:comment w:id="153" w:author="Andrew Mertens" w:date="2026-05-22T19:55:00Z" w:initials="AM">
    <w:p w14:paraId="34320D9E" w14:textId="2AF7BD15" w:rsidR="0092268A" w:rsidRDefault="0092268A">
      <w:pPr>
        <w:pStyle w:val="CommentText"/>
      </w:pPr>
      <w:r>
        <w:rPr>
          <w:rStyle w:val="CommentReference"/>
        </w:rPr>
        <w:annotationRef/>
      </w:r>
      <w:r>
        <w:t>Can this be implemented in a straightfoward manner?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888B6" w15:done="0"/>
  <w15:commentEx w15:paraId="3E312446" w15:paraIdParent="5E2888B6" w15:done="0"/>
  <w15:commentEx w15:paraId="63C16F6C" w15:done="0"/>
  <w15:commentEx w15:paraId="6B62EA78" w15:done="0"/>
  <w15:commentEx w15:paraId="0D88C157" w15:paraIdParent="6B62EA78" w15:done="0"/>
  <w15:commentEx w15:paraId="7E2694E1" w15:done="0"/>
  <w15:commentEx w15:paraId="45101C2D" w15:done="0"/>
  <w15:commentEx w15:paraId="0757CC02" w15:done="0"/>
  <w15:commentEx w15:paraId="24DD59A3" w15:paraIdParent="0757CC02" w15:done="0"/>
  <w15:commentEx w15:paraId="4EE13D77" w15:done="0"/>
  <w15:commentEx w15:paraId="53D597D4" w15:done="0"/>
  <w15:commentEx w15:paraId="02989F2A" w15:done="0"/>
  <w15:commentEx w15:paraId="31C189FB" w15:paraIdParent="02989F2A" w15:done="0"/>
  <w15:commentEx w15:paraId="1EE82665" w15:done="0"/>
  <w15:commentEx w15:paraId="0A86D291" w15:done="0"/>
  <w15:commentEx w15:paraId="437F5999" w15:done="0"/>
  <w15:commentEx w15:paraId="6D67F8BF" w15:done="0"/>
  <w15:commentEx w15:paraId="48150BCA" w15:done="0"/>
  <w15:commentEx w15:paraId="5A9618F6" w15:done="0"/>
  <w15:commentEx w15:paraId="6A9C1D77" w15:paraIdParent="5A9618F6" w15:done="0"/>
  <w15:commentEx w15:paraId="4A8EB806" w15:done="0"/>
  <w15:commentEx w15:paraId="41177AE3" w15:done="0"/>
  <w15:commentEx w15:paraId="11392F25" w15:done="0"/>
  <w15:commentEx w15:paraId="1F765795" w15:done="0"/>
  <w15:commentEx w15:paraId="4AEC23E4" w15:done="0"/>
  <w15:commentEx w15:paraId="0ADC8AD2" w15:done="0"/>
  <w15:commentEx w15:paraId="20E8A678" w15:done="0"/>
  <w15:commentEx w15:paraId="2EC2CEE6" w15:done="0"/>
  <w15:commentEx w15:paraId="5C90B6B8" w15:done="0"/>
  <w15:commentEx w15:paraId="38931700" w15:done="0"/>
  <w15:commentEx w15:paraId="3227EA85" w15:done="0"/>
  <w15:commentEx w15:paraId="40ABB0D5" w15:done="0"/>
  <w15:commentEx w15:paraId="01BCFD11" w15:done="0"/>
  <w15:commentEx w15:paraId="1B5988CD" w15:done="0"/>
  <w15:commentEx w15:paraId="25789002" w15:done="0"/>
  <w15:commentEx w15:paraId="1125AB37" w15:done="0"/>
  <w15:commentEx w15:paraId="3F9F9C56" w15:done="0"/>
  <w15:commentEx w15:paraId="7DF67DC2" w15:done="0"/>
  <w15:commentEx w15:paraId="10C4CD03" w15:done="0"/>
  <w15:commentEx w15:paraId="07AC0180" w15:done="0"/>
  <w15:commentEx w15:paraId="714FE300" w15:done="0"/>
  <w15:commentEx w15:paraId="7D1970DE" w15:done="0"/>
  <w15:commentEx w15:paraId="19A49A04" w15:done="0"/>
  <w15:commentEx w15:paraId="34320D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72DBBE" w16cex:dateUtc="2026-05-23T02:01:00Z"/>
  <w16cex:commentExtensible w16cex:durableId="7F538AA2" w16cex:dateUtc="2026-05-23T02:02:00Z"/>
  <w16cex:commentExtensible w16cex:durableId="659314C0" w16cex:dateUtc="2026-05-23T02:02:00Z"/>
  <w16cex:commentExtensible w16cex:durableId="1DA080BE" w16cex:dateUtc="2026-05-23T02:00:00Z"/>
  <w16cex:commentExtensible w16cex:durableId="0C8D2C54" w16cex:dateUtc="2026-05-23T02:01:00Z"/>
  <w16cex:commentExtensible w16cex:durableId="5F4FC913" w16cex:dateUtc="2026-05-23T02:04:00Z"/>
  <w16cex:commentExtensible w16cex:durableId="1C4DDB98" w16cex:dateUtc="2026-05-23T02:06:00Z"/>
  <w16cex:commentExtensible w16cex:durableId="71F9ABDE" w16cex:dateUtc="2026-05-23T02:08:00Z"/>
  <w16cex:commentExtensible w16cex:durableId="091CB2E4" w16cex:dateUtc="2026-05-23T02:08:00Z"/>
  <w16cex:commentExtensible w16cex:durableId="5D856099" w16cex:dateUtc="2026-05-23T02:11:00Z"/>
  <w16cex:commentExtensible w16cex:durableId="60F60C12" w16cex:dateUtc="2026-05-23T02:11:00Z"/>
  <w16cex:commentExtensible w16cex:durableId="33B5D41B" w16cex:dateUtc="2026-05-23T02:13:00Z"/>
  <w16cex:commentExtensible w16cex:durableId="617CC05C" w16cex:dateUtc="2026-05-23T02:14:00Z"/>
  <w16cex:commentExtensible w16cex:durableId="2D5FDE5C" w16cex:dateUtc="2026-05-23T02:14:00Z"/>
  <w16cex:commentExtensible w16cex:durableId="6D1581EB" w16cex:dateUtc="2026-05-23T02:13:00Z"/>
  <w16cex:commentExtensible w16cex:durableId="6D339527" w16cex:dateUtc="2026-05-23T02:16:00Z"/>
  <w16cex:commentExtensible w16cex:durableId="67C3F581" w16cex:dateUtc="2026-05-23T02:17:00Z"/>
  <w16cex:commentExtensible w16cex:durableId="0B6C63C4" w16cex:dateUtc="2026-05-23T02:18:00Z"/>
  <w16cex:commentExtensible w16cex:durableId="1441B0DC" w16cex:dateUtc="2026-05-23T02:19:00Z"/>
  <w16cex:commentExtensible w16cex:durableId="1CB14664" w16cex:dateUtc="2026-05-23T02:19:00Z"/>
  <w16cex:commentExtensible w16cex:durableId="6B1BF2B8" w16cex:dateUtc="2026-05-23T02:21:00Z"/>
  <w16cex:commentExtensible w16cex:durableId="7B8F9B5D" w16cex:dateUtc="2026-05-23T02:22:00Z"/>
  <w16cex:commentExtensible w16cex:durableId="5A4FD3C9" w16cex:dateUtc="2026-05-23T02:24:00Z"/>
  <w16cex:commentExtensible w16cex:durableId="7D49979F" w16cex:dateUtc="2026-05-23T02:24:00Z"/>
  <w16cex:commentExtensible w16cex:durableId="6FAFE872" w16cex:dateUtc="2026-05-23T02:24:00Z"/>
  <w16cex:commentExtensible w16cex:durableId="75CB3CAA" w16cex:dateUtc="2026-05-23T02:41:00Z"/>
  <w16cex:commentExtensible w16cex:durableId="733713B9" w16cex:dateUtc="2026-05-23T02:43:00Z"/>
  <w16cex:commentExtensible w16cex:durableId="22B44D7D" w16cex:dateUtc="2026-05-23T02:44:00Z"/>
  <w16cex:commentExtensible w16cex:durableId="5F0428A1" w16cex:dateUtc="2026-05-23T02:41:00Z"/>
  <w16cex:commentExtensible w16cex:durableId="03D87F36" w16cex:dateUtc="2026-05-23T02:42:00Z"/>
  <w16cex:commentExtensible w16cex:durableId="75580D7E" w16cex:dateUtc="2026-05-23T02:45:00Z"/>
  <w16cex:commentExtensible w16cex:durableId="6007EA56" w16cex:dateUtc="2026-05-23T02:46:00Z"/>
  <w16cex:commentExtensible w16cex:durableId="1C13BF7B" w16cex:dateUtc="2026-05-23T02:48:00Z"/>
  <w16cex:commentExtensible w16cex:durableId="18EBE418" w16cex:dateUtc="2026-05-23T02:48:00Z"/>
  <w16cex:commentExtensible w16cex:durableId="63758ED3" w16cex:dateUtc="2026-05-23T02:49:00Z"/>
  <w16cex:commentExtensible w16cex:durableId="5420130D" w16cex:dateUtc="2026-05-23T02:49:00Z"/>
  <w16cex:commentExtensible w16cex:durableId="753C1916" w16cex:dateUtc="2026-05-23T02:50:00Z"/>
  <w16cex:commentExtensible w16cex:durableId="09C94E09" w16cex:dateUtc="2026-05-23T02:52:00Z"/>
  <w16cex:commentExtensible w16cex:durableId="1A4F09DE" w16cex:dateUtc="2026-05-23T02:52:00Z"/>
  <w16cex:commentExtensible w16cex:durableId="257B2C3D" w16cex:dateUtc="2026-05-23T02:52:00Z"/>
  <w16cex:commentExtensible w16cex:durableId="54B52953" w16cex:dateUtc="2026-05-23T02:52:00Z"/>
  <w16cex:commentExtensible w16cex:durableId="06B0727D" w16cex:dateUtc="2026-05-23T02:54:00Z"/>
  <w16cex:commentExtensible w16cex:durableId="7A5015F5" w16cex:dateUtc="2026-05-23T02:55:00Z"/>
  <w16cex:commentExtensible w16cex:durableId="5D9EE804" w16cex:dateUtc="2026-05-23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888B6" w16cid:durableId="3972DBBE"/>
  <w16cid:commentId w16cid:paraId="3E312446" w16cid:durableId="7F538AA2"/>
  <w16cid:commentId w16cid:paraId="63C16F6C" w16cid:durableId="659314C0"/>
  <w16cid:commentId w16cid:paraId="6B62EA78" w16cid:durableId="1DA080BE"/>
  <w16cid:commentId w16cid:paraId="0D88C157" w16cid:durableId="0C8D2C54"/>
  <w16cid:commentId w16cid:paraId="7E2694E1" w16cid:durableId="5F4FC913"/>
  <w16cid:commentId w16cid:paraId="45101C2D" w16cid:durableId="1C4DDB98"/>
  <w16cid:commentId w16cid:paraId="0757CC02" w16cid:durableId="71F9ABDE"/>
  <w16cid:commentId w16cid:paraId="24DD59A3" w16cid:durableId="091CB2E4"/>
  <w16cid:commentId w16cid:paraId="4EE13D77" w16cid:durableId="5D856099"/>
  <w16cid:commentId w16cid:paraId="53D597D4" w16cid:durableId="60F60C12"/>
  <w16cid:commentId w16cid:paraId="02989F2A" w16cid:durableId="33B5D41B"/>
  <w16cid:commentId w16cid:paraId="31C189FB" w16cid:durableId="617CC05C"/>
  <w16cid:commentId w16cid:paraId="1EE82665" w16cid:durableId="2D5FDE5C"/>
  <w16cid:commentId w16cid:paraId="0A86D291" w16cid:durableId="6D1581EB"/>
  <w16cid:commentId w16cid:paraId="437F5999" w16cid:durableId="6D339527"/>
  <w16cid:commentId w16cid:paraId="6D67F8BF" w16cid:durableId="67C3F581"/>
  <w16cid:commentId w16cid:paraId="48150BCA" w16cid:durableId="0B6C63C4"/>
  <w16cid:commentId w16cid:paraId="5A9618F6" w16cid:durableId="1441B0DC"/>
  <w16cid:commentId w16cid:paraId="6A9C1D77" w16cid:durableId="1CB14664"/>
  <w16cid:commentId w16cid:paraId="4A8EB806" w16cid:durableId="6B1BF2B8"/>
  <w16cid:commentId w16cid:paraId="41177AE3" w16cid:durableId="7B8F9B5D"/>
  <w16cid:commentId w16cid:paraId="11392F25" w16cid:durableId="5A4FD3C9"/>
  <w16cid:commentId w16cid:paraId="1F765795" w16cid:durableId="7D49979F"/>
  <w16cid:commentId w16cid:paraId="4AEC23E4" w16cid:durableId="6FAFE872"/>
  <w16cid:commentId w16cid:paraId="0ADC8AD2" w16cid:durableId="75CB3CAA"/>
  <w16cid:commentId w16cid:paraId="20E8A678" w16cid:durableId="733713B9"/>
  <w16cid:commentId w16cid:paraId="2EC2CEE6" w16cid:durableId="22B44D7D"/>
  <w16cid:commentId w16cid:paraId="5C90B6B8" w16cid:durableId="5F0428A1"/>
  <w16cid:commentId w16cid:paraId="38931700" w16cid:durableId="03D87F36"/>
  <w16cid:commentId w16cid:paraId="3227EA85" w16cid:durableId="75580D7E"/>
  <w16cid:commentId w16cid:paraId="40ABB0D5" w16cid:durableId="6007EA56"/>
  <w16cid:commentId w16cid:paraId="01BCFD11" w16cid:durableId="1C13BF7B"/>
  <w16cid:commentId w16cid:paraId="1B5988CD" w16cid:durableId="18EBE418"/>
  <w16cid:commentId w16cid:paraId="25789002" w16cid:durableId="63758ED3"/>
  <w16cid:commentId w16cid:paraId="1125AB37" w16cid:durableId="5420130D"/>
  <w16cid:commentId w16cid:paraId="3F9F9C56" w16cid:durableId="753C1916"/>
  <w16cid:commentId w16cid:paraId="7DF67DC2" w16cid:durableId="09C94E09"/>
  <w16cid:commentId w16cid:paraId="10C4CD03" w16cid:durableId="1A4F09DE"/>
  <w16cid:commentId w16cid:paraId="07AC0180" w16cid:durableId="257B2C3D"/>
  <w16cid:commentId w16cid:paraId="714FE300" w16cid:durableId="54B52953"/>
  <w16cid:commentId w16cid:paraId="7D1970DE" w16cid:durableId="06B0727D"/>
  <w16cid:commentId w16cid:paraId="19A49A04" w16cid:durableId="7A5015F5"/>
  <w16cid:commentId w16cid:paraId="34320D9E" w16cid:durableId="5D9EE8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2491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30EF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28F8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BBF664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61376148">
    <w:abstractNumId w:val="0"/>
  </w:num>
  <w:num w:numId="2" w16cid:durableId="2022928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3096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4052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975320">
    <w:abstractNumId w:val="1"/>
  </w:num>
  <w:num w:numId="6" w16cid:durableId="1560359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2160220">
    <w:abstractNumId w:val="1"/>
  </w:num>
  <w:num w:numId="8" w16cid:durableId="1524325781">
    <w:abstractNumId w:val="1"/>
  </w:num>
  <w:num w:numId="9" w16cid:durableId="1051269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7170350">
    <w:abstractNumId w:val="1"/>
  </w:num>
  <w:num w:numId="11" w16cid:durableId="108203974">
    <w:abstractNumId w:val="1"/>
  </w:num>
  <w:num w:numId="12" w16cid:durableId="283732509">
    <w:abstractNumId w:val="1"/>
  </w:num>
  <w:num w:numId="13" w16cid:durableId="1691640320">
    <w:abstractNumId w:val="1"/>
  </w:num>
  <w:num w:numId="14" w16cid:durableId="1822309741">
    <w:abstractNumId w:val="1"/>
  </w:num>
  <w:num w:numId="15" w16cid:durableId="1796100843">
    <w:abstractNumId w:val="1"/>
  </w:num>
  <w:num w:numId="16" w16cid:durableId="1903641930">
    <w:abstractNumId w:val="1"/>
  </w:num>
  <w:num w:numId="17" w16cid:durableId="1058209981">
    <w:abstractNumId w:val="1"/>
  </w:num>
  <w:num w:numId="18" w16cid:durableId="259677475">
    <w:abstractNumId w:val="1"/>
  </w:num>
  <w:num w:numId="19" w16cid:durableId="2032535302">
    <w:abstractNumId w:val="1"/>
  </w:num>
  <w:num w:numId="20" w16cid:durableId="807431032">
    <w:abstractNumId w:val="1"/>
  </w:num>
  <w:num w:numId="21" w16cid:durableId="1969625430">
    <w:abstractNumId w:val="1"/>
  </w:num>
  <w:num w:numId="22" w16cid:durableId="1684236482">
    <w:abstractNumId w:val="1"/>
  </w:num>
  <w:num w:numId="23" w16cid:durableId="133763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1422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0366469">
    <w:abstractNumId w:val="1"/>
  </w:num>
  <w:num w:numId="26" w16cid:durableId="19457227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ertens">
    <w15:presenceInfo w15:providerId="AD" w15:userId="S::amertens@BERKELEY.EDU::40cc52c3-f288-42ba-b8ef-bfc4fa2900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51267"/>
    <w:rsid w:val="00007BDC"/>
    <w:rsid w:val="00105A57"/>
    <w:rsid w:val="001631CD"/>
    <w:rsid w:val="002E0617"/>
    <w:rsid w:val="00484640"/>
    <w:rsid w:val="005B45C8"/>
    <w:rsid w:val="006209C5"/>
    <w:rsid w:val="00673F68"/>
    <w:rsid w:val="006F0D73"/>
    <w:rsid w:val="00751267"/>
    <w:rsid w:val="008212B5"/>
    <w:rsid w:val="00846015"/>
    <w:rsid w:val="008505CD"/>
    <w:rsid w:val="0092268A"/>
    <w:rsid w:val="009D738F"/>
    <w:rsid w:val="009E2415"/>
    <w:rsid w:val="00B10A05"/>
    <w:rsid w:val="00BA23C4"/>
    <w:rsid w:val="00C17233"/>
    <w:rsid w:val="00C35775"/>
    <w:rsid w:val="00CA4F84"/>
    <w:rsid w:val="00D27970"/>
    <w:rsid w:val="00D679E1"/>
    <w:rsid w:val="00DB0244"/>
    <w:rsid w:val="00F10209"/>
    <w:rsid w:val="00F173FC"/>
    <w:rsid w:val="00F20D1B"/>
    <w:rsid w:val="00F559C5"/>
    <w:rsid w:val="00FF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294B"/>
  <w15:docId w15:val="{F7623736-8F2C-49AD-95B0-C32A3CE8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D738F"/>
    <w:pPr>
      <w:spacing w:after="100"/>
    </w:pPr>
  </w:style>
  <w:style w:type="paragraph" w:styleId="TOC2">
    <w:name w:val="toc 2"/>
    <w:basedOn w:val="Normal"/>
    <w:next w:val="Normal"/>
    <w:autoRedefine/>
    <w:uiPriority w:val="39"/>
    <w:rsid w:val="009D738F"/>
    <w:pPr>
      <w:spacing w:after="100"/>
      <w:ind w:left="240"/>
    </w:pPr>
  </w:style>
  <w:style w:type="character" w:styleId="CommentReference">
    <w:name w:val="annotation reference"/>
    <w:basedOn w:val="DefaultParagraphFont"/>
    <w:rsid w:val="00673F68"/>
    <w:rPr>
      <w:sz w:val="16"/>
      <w:szCs w:val="16"/>
    </w:rPr>
  </w:style>
  <w:style w:type="paragraph" w:styleId="CommentText">
    <w:name w:val="annotation text"/>
    <w:basedOn w:val="Normal"/>
    <w:link w:val="CommentTextChar"/>
    <w:rsid w:val="00673F68"/>
    <w:rPr>
      <w:sz w:val="20"/>
      <w:szCs w:val="20"/>
    </w:rPr>
  </w:style>
  <w:style w:type="character" w:customStyle="1" w:styleId="CommentTextChar">
    <w:name w:val="Comment Text Char"/>
    <w:basedOn w:val="DefaultParagraphFont"/>
    <w:link w:val="CommentText"/>
    <w:rsid w:val="00673F68"/>
    <w:rPr>
      <w:sz w:val="20"/>
      <w:szCs w:val="20"/>
    </w:rPr>
  </w:style>
  <w:style w:type="paragraph" w:styleId="CommentSubject">
    <w:name w:val="annotation subject"/>
    <w:basedOn w:val="CommentText"/>
    <w:next w:val="CommentText"/>
    <w:link w:val="CommentSubjectChar"/>
    <w:rsid w:val="00673F68"/>
    <w:rPr>
      <w:b/>
      <w:bCs/>
    </w:rPr>
  </w:style>
  <w:style w:type="character" w:customStyle="1" w:styleId="CommentSubjectChar">
    <w:name w:val="Comment Subject Char"/>
    <w:basedOn w:val="CommentTextChar"/>
    <w:link w:val="CommentSubject"/>
    <w:rsid w:val="00673F68"/>
    <w:rPr>
      <w:b/>
      <w:bCs/>
      <w:sz w:val="20"/>
      <w:szCs w:val="20"/>
    </w:rPr>
  </w:style>
  <w:style w:type="paragraph" w:styleId="Revision">
    <w:name w:val="Revision"/>
    <w:hidden/>
    <w:rsid w:val="006209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mertens/cleanTMLE"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ECA4F-6214-4230-96A4-63615014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21</Pages>
  <Words>6062</Words>
  <Characters>34558</Characters>
  <Application>Microsoft Office Word</Application>
  <DocSecurity>0</DocSecurity>
  <Lines>287</Lines>
  <Paragraphs>81</Paragraphs>
  <ScaleCrop>false</ScaleCrop>
  <Company/>
  <LinksUpToDate>false</LinksUpToDate>
  <CharactersWithSpaces>40539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cleanTMLE for Applied Analysts</dc:title>
  <dc:creator>Andrew Mertens</dc:creator>
  <cp:keywords/>
  <cp:lastModifiedBy>Andrew Mertens</cp:lastModifiedBy>
  <cp:revision>27</cp:revision>
  <dcterms:created xsi:type="dcterms:W3CDTF">2026-05-23T02:00:00Z</dcterms:created>
  <dcterms:modified xsi:type="dcterms:W3CDTF">2026-05-23T02:56:00Z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2026-05-11</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plain-language introduction to staged, outcome-blind causal analysis</vt:lpwstr>
  </property>
  <property fmtid="{D5CDD505-2E9C-101B-9397-08002B2CF9AE}" pid="12" name="toc-title">
    <vt:lpwstr>Table of contents</vt:lpwstr>
  </property>
</Properties>
</file>