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005EE" w14:textId="77777777" w:rsidR="00FD4489" w:rsidRDefault="00000000">
      <w:pPr>
        <w:pStyle w:val="Title"/>
      </w:pPr>
      <w:commentRangeStart w:id="0"/>
      <w:r>
        <w:t>cleanTMLE</w:t>
      </w:r>
      <w:commentRangeEnd w:id="0"/>
      <w:r w:rsidR="00EB22D0">
        <w:rPr>
          <w:rStyle w:val="CommentReference"/>
          <w:sz w:val="56"/>
          <w:szCs w:val="56"/>
        </w:rPr>
        <w:commentReference w:id="0"/>
      </w:r>
      <w:r>
        <w:t xml:space="preserve">: An R Package for Staged, Outcome-Blind Targeted Learning with </w:t>
      </w:r>
      <w:commentRangeStart w:id="1"/>
      <w:r>
        <w:t xml:space="preserve">Plasmode </w:t>
      </w:r>
      <w:commentRangeEnd w:id="1"/>
      <w:r w:rsidR="00EB22D0">
        <w:rPr>
          <w:rStyle w:val="CommentReference"/>
          <w:sz w:val="56"/>
          <w:szCs w:val="56"/>
        </w:rPr>
        <w:commentReference w:id="1"/>
      </w:r>
      <w:r>
        <w:t>Data-Quality Stress Testing</w:t>
      </w:r>
    </w:p>
    <w:p w14:paraId="479072F9" w14:textId="77777777" w:rsidR="00FD4489" w:rsidRDefault="00000000">
      <w:pPr>
        <w:pStyle w:val="Author"/>
      </w:pPr>
      <w:commentRangeStart w:id="2"/>
      <w:r>
        <w:t>Andrew Mertens</w:t>
      </w:r>
      <w:commentRangeEnd w:id="2"/>
      <w:r w:rsidR="00433112">
        <w:rPr>
          <w:rStyle w:val="CommentReference"/>
          <w:sz w:val="24"/>
          <w:szCs w:val="24"/>
        </w:rPr>
        <w:commentReference w:id="2"/>
      </w:r>
    </w:p>
    <w:p w14:paraId="0B97896F" w14:textId="77777777" w:rsidR="00FD4489" w:rsidRDefault="00000000">
      <w:pPr>
        <w:pStyle w:val="Date"/>
      </w:pPr>
      <w:r>
        <w:t>2026-05-11</w:t>
      </w:r>
    </w:p>
    <w:sdt>
      <w:sdtPr>
        <w:rPr>
          <w:rFonts w:asciiTheme="minorHAnsi" w:eastAsiaTheme="minorHAnsi" w:hAnsiTheme="minorHAnsi" w:cstheme="minorBidi"/>
          <w:color w:val="auto"/>
          <w:sz w:val="24"/>
          <w:szCs w:val="24"/>
        </w:rPr>
        <w:id w:val="331645383"/>
        <w:docPartObj>
          <w:docPartGallery w:val="Table of Contents"/>
          <w:docPartUnique/>
        </w:docPartObj>
      </w:sdtPr>
      <w:sdtContent>
        <w:p w14:paraId="4F802C08" w14:textId="77777777" w:rsidR="00FD4489" w:rsidRDefault="00000000">
          <w:pPr>
            <w:pStyle w:val="TOCHeading"/>
          </w:pPr>
          <w:r>
            <w:t>Table of contents</w:t>
          </w:r>
        </w:p>
        <w:p w14:paraId="03261E67" w14:textId="77777777" w:rsidR="00FD4489" w:rsidRDefault="00000000">
          <w:r>
            <w:fldChar w:fldCharType="begin"/>
          </w:r>
          <w:r>
            <w:instrText>TOC \o "1-3" \h \z \u</w:instrText>
          </w:r>
          <w:r>
            <w:fldChar w:fldCharType="separate"/>
          </w:r>
          <w:r>
            <w:fldChar w:fldCharType="end"/>
          </w:r>
        </w:p>
      </w:sdtContent>
    </w:sdt>
    <w:p w14:paraId="686913AE" w14:textId="77777777" w:rsidR="00FD4489" w:rsidRDefault="00000000">
      <w:pPr>
        <w:pStyle w:val="Heading1"/>
      </w:pPr>
      <w:bookmarkStart w:id="3" w:name="abstract"/>
      <w:commentRangeStart w:id="4"/>
      <w:r>
        <w:t>Abstract</w:t>
      </w:r>
      <w:commentRangeEnd w:id="4"/>
      <w:r w:rsidR="00E8589E">
        <w:rPr>
          <w:rStyle w:val="CommentReference"/>
          <w:sz w:val="40"/>
          <w:szCs w:val="40"/>
        </w:rPr>
        <w:commentReference w:id="4"/>
      </w:r>
    </w:p>
    <w:p w14:paraId="2224F83F" w14:textId="77777777" w:rsidR="00FD4489" w:rsidRDefault="00000000">
      <w:pPr>
        <w:pStyle w:val="FirstParagraph"/>
      </w:pPr>
      <w:r>
        <w:t>Real-world evidence studies often require many analytic decisions before an effect estimate is produced: how to define the study population, how to handle limited overlap, which estimator to use, and how to assess whether the data are reliable enough for the question. In practice, these decisions are commonly documented in separate places. The causal question and target-trial design may be described in a protocol, data fitness may be assessed in a checklist, and estimator choice may be justified in a statistical analysis plan. This separation makes it difficult for reviewers to see how design assumptions, data limitations, and estimation choices are connected.</w:t>
      </w:r>
    </w:p>
    <w:p w14:paraId="7F5440EE" w14:textId="77777777" w:rsidR="00FD4489" w:rsidRDefault="00000000">
      <w:pPr>
        <w:pStyle w:val="BodyText"/>
      </w:pPr>
      <w:r>
        <w:t>cleanTMLE is an R package for staged, outcome-blind targeted learning on binary point-treatment studies. Working inside the causal roadmap, the analyst first defines the causal question, observed data, identification assumptions, statistical estimand, and a set of candidate estimators, then uses outcome-blind simulation to compare those candidates before inspecting the observed treatment-outcome association. The package extends this loop with a plasmode data-quality stress test: it generates synthetic outcomes from the empirical covariate and treatment structure and evaluates each candidate under prespecified threats, including covariate missingness, exposure misclassification, outcome misclassification, and unmeasured confounding.</w:t>
      </w:r>
    </w:p>
    <w:p w14:paraId="5E4BE591" w14:textId="77777777" w:rsidR="00FD4489" w:rsidRDefault="00000000">
      <w:pPr>
        <w:pStyle w:val="BodyText"/>
      </w:pPr>
      <w:r>
        <w:t xml:space="preserve">In Monte Carlo experiments, adjusted estimators recovered the true risk difference under good overlap, and TMLE and cross-validated TMLE held bias small relative to the empirical standard deviation under marginal overlap. When unmeasured confounding was introduced, all estimators were biased in the same direction, and the prespecified pre-outcome decision correctly returned STOP, illustrating that the workflow flags prespecified unmeasured-confounding scenarios under which the planned analysis would no longer meet the locked operating-characteristic thresholds. The data-quality stress test further </w:t>
      </w:r>
      <w:r>
        <w:lastRenderedPageBreak/>
        <w:t>showed that outcome misclassification and unmeasured confounding produced the largest degradation in estimator performance.</w:t>
      </w:r>
    </w:p>
    <w:p w14:paraId="20B2D64D" w14:textId="77777777" w:rsidR="00FD4489" w:rsidRDefault="00000000">
      <w:pPr>
        <w:pStyle w:val="BodyText"/>
      </w:pPr>
      <w:r>
        <w:t>We illustrate the workflow on the Rescue.Co Kenya Trauma Registry (n = 1,693; 24.6 % outcome missingness). Six estimators agreed on direction, with risk differences from 0.026 to 0.037 favouring Rescue.Co transport; the prespecified primary TMLE interval crossed zero. cleanTMLE is the software layer of an outcome-blind staged workflow: it does not replace target-trial design, fit-for-purpose data review, validation studies, independent governance, or post-outcome sensitivity analyses. Its contribution is to turn prespecified targeted-learning decisions, outcome-blind estimator selection, and data-quality stress testing into a reproducible record an external reviewer can reconstruct.</w:t>
      </w:r>
    </w:p>
    <w:p w14:paraId="07D40DA9" w14:textId="77777777" w:rsidR="00FD4489" w:rsidRDefault="00000000">
      <w:pPr>
        <w:pStyle w:val="BodyText"/>
      </w:pPr>
      <w:r>
        <w:rPr>
          <w:b/>
          <w:bCs/>
        </w:rPr>
        <w:t>Keywords:</w:t>
      </w:r>
      <w:r>
        <w:t xml:space="preserve"> targeted maximum likelihood estimation, plasmode simulation, real-world evidence, fit-for-purpose data, outcome- blind analysis, R, statistical analysis plan, regulatory science.</w:t>
      </w:r>
    </w:p>
    <w:p w14:paraId="6D1CBD05" w14:textId="77777777" w:rsidR="00FD4489" w:rsidRDefault="00000000">
      <w:pPr>
        <w:pStyle w:val="Heading1"/>
      </w:pPr>
      <w:bookmarkStart w:id="5" w:name="introduction"/>
      <w:bookmarkEnd w:id="3"/>
      <w:r>
        <w:t>1. Introduction</w:t>
      </w:r>
    </w:p>
    <w:p w14:paraId="028C649A" w14:textId="77777777" w:rsidR="00FD4489" w:rsidRDefault="00000000">
      <w:pPr>
        <w:pStyle w:val="Heading2"/>
      </w:pPr>
      <w:bookmarkStart w:id="6" w:name="X2d9055429bcade42d1fa9cad455e8a37eb29cb6"/>
      <w:r>
        <w:t>1.1 Prespecification and fit-for-purpose data in RWE</w:t>
      </w:r>
    </w:p>
    <w:p w14:paraId="5EFC1E1E" w14:textId="77777777" w:rsidR="00FD4489" w:rsidRDefault="00000000">
      <w:pPr>
        <w:pStyle w:val="FirstParagraph"/>
      </w:pPr>
      <w:r>
        <w:t>Outcome blinding and prespecification are governance tools, not substitutes for causal design. In a real-world evidence (RWE) study the analyst still has to define the target trial (M. A. Hernán and Robins 2016; Miguel A. Hernán and Robins 2016), specify a statistical estimand consistent with the ICH E9(R1) framework (International Council for Harmonisation 2019), justify identification from the available data, and defend the relevance and reliability of the data source for the regulatory or scientific question.</w:t>
      </w:r>
    </w:p>
    <w:p w14:paraId="091C4B42" w14:textId="77777777" w:rsidR="00FD4489" w:rsidRDefault="00000000">
      <w:pPr>
        <w:pStyle w:val="BodyText"/>
      </w:pPr>
      <w:r>
        <w:t>Regulatory bodies have converged on this list. The FDA RWE framework and its source-specific guidances cover real-world data and evidence (U.S. Food and Drug Administration 2018, 2024a), EHR and claims data (U.S. Food and Drug Administration 2024b), registries (U.S. Food and Drug Administration 2021), and non-interventional studies (U.S. Food and Drug Administration 2024c). The EMA materials add registry-based studies (European Medicines Agency 2021), a regulator-led RWE guide (European Medicines Agency 2024), and an RWD data-quality framework (European Medicines Agency 2026). ICH M14 (March 2026) sets harmonised principles for non-interventional studies that use real-world data for safety assessment of medicines (International Council for Harmonisation 2026).</w:t>
      </w:r>
    </w:p>
    <w:p w14:paraId="1D7FCBBD" w14:textId="77777777" w:rsidR="00FD4489" w:rsidRDefault="00000000">
      <w:pPr>
        <w:pStyle w:val="BodyText"/>
      </w:pPr>
      <w:r>
        <w:t xml:space="preserve">Within this broader workflow, two arguments are typically developed in parallel but reported separately. The </w:t>
      </w:r>
      <w:r>
        <w:rPr>
          <w:i/>
          <w:iCs/>
        </w:rPr>
        <w:t>estimator-selection</w:t>
      </w:r>
      <w:r>
        <w:t xml:space="preserve"> argument is checked with outcome-blind plasmode simulation (Franklin et al. 2014; Schuler and Rose 2017; Dang et al. 2023; Gruber, Lee, et al. 2024; Schreck et al. 2024). The </w:t>
      </w:r>
      <w:r>
        <w:rPr>
          <w:i/>
          <w:iCs/>
        </w:rPr>
        <w:t>fit-for-purpose</w:t>
      </w:r>
      <w:r>
        <w:t xml:space="preserve"> argument is documented qualitatively through templates such as SPIFD2 (Gatto, Reynolds, and Campbell 2022; Gatto et al. 2023) or HARPER (Wang, Sreedhara, and Schneeweiss 2023) and through reporting tools such as TARGET (Cashin et al. 2024) and START-RWE (Wang et al. 2021). </w:t>
      </w:r>
      <w:commentRangeStart w:id="7"/>
      <w:r>
        <w:t>The simulation is numeric; the fit-for-purpose argument is qualitative.</w:t>
      </w:r>
      <w:commentRangeEnd w:id="7"/>
      <w:r w:rsidR="009C7B09">
        <w:rPr>
          <w:rStyle w:val="CommentReference"/>
          <w:sz w:val="24"/>
          <w:szCs w:val="24"/>
        </w:rPr>
        <w:commentReference w:id="7"/>
      </w:r>
    </w:p>
    <w:p w14:paraId="4AB7E44E" w14:textId="21F6CDC5" w:rsidR="00FD4489" w:rsidRDefault="00000000">
      <w:pPr>
        <w:pStyle w:val="BodyText"/>
      </w:pPr>
      <w:r>
        <w:lastRenderedPageBreak/>
        <w:t xml:space="preserve">These two arguments are connected: a candidate estimator that performs well on a simulation derived from real covariate and treatment distributions may still fail under realistic measurement error, missingness, or unmeasured confounding. The </w:t>
      </w:r>
      <w:del w:id="8" w:author="Andrew Mertens" w:date="2026-05-25T08:16:00Z" w16du:dateUtc="2026-05-25T15:16:00Z">
        <w:r w:rsidDel="009C7B09">
          <w:delText>plasmode loop</w:delText>
        </w:r>
      </w:del>
      <w:ins w:id="9" w:author="Andrew Mertens" w:date="2026-05-25T08:16:00Z" w16du:dateUtc="2026-05-25T15:16:00Z">
        <w:r w:rsidR="009C7B09">
          <w:t>simulation</w:t>
        </w:r>
      </w:ins>
      <w:r>
        <w:t xml:space="preserve"> is under the analyst’s control, so it can be extended to ask not only “which candidate has the lowest RMSE under the locked data-generating process?” but also “which candidate maintains acceptable bias, RMSE, and coverage across the plausible range of each threat documented in the fit-for-purpose review?” We refer to this extension as a </w:t>
      </w:r>
      <w:r>
        <w:rPr>
          <w:i/>
          <w:iCs/>
        </w:rPr>
        <w:t>data-quality (DQ) stress test</w:t>
      </w:r>
      <w:r>
        <w:t xml:space="preserve">. </w:t>
      </w:r>
      <w:commentRangeStart w:id="10"/>
      <w:r>
        <w:t xml:space="preserve">It is a pre-outcome robustness screen rather than a substitute for variable validation or for post-unblinding sensitivity analysis. </w:t>
      </w:r>
      <w:commentRangeEnd w:id="10"/>
      <w:r w:rsidR="009C7B09">
        <w:rPr>
          <w:rStyle w:val="CommentReference"/>
          <w:sz w:val="24"/>
          <w:szCs w:val="24"/>
        </w:rPr>
        <w:commentReference w:id="10"/>
      </w:r>
      <w:r>
        <w:t>The workflow does not guarantee that estimator rankings under synthetic outcomes will generalise to the realised outcome process; the conclusions are only as credible as the synthetic-outcome model and the externally justified severity ranges entered into the DQ stress test.</w:t>
      </w:r>
    </w:p>
    <w:p w14:paraId="0BBE6B97" w14:textId="77777777" w:rsidR="00FD4489" w:rsidRDefault="00000000">
      <w:pPr>
        <w:pStyle w:val="BodyText"/>
      </w:pPr>
      <w:r>
        <w:t>We use “data-quality stress testing” in a restricted sense</w:t>
      </w:r>
      <w:commentRangeStart w:id="11"/>
      <w:r>
        <w:t>:</w:t>
      </w:r>
      <w:commentRangeEnd w:id="11"/>
      <w:r w:rsidR="009C7B09">
        <w:rPr>
          <w:rStyle w:val="CommentReference"/>
          <w:sz w:val="24"/>
          <w:szCs w:val="24"/>
        </w:rPr>
        <w:commentReference w:id="11"/>
      </w:r>
      <w:r>
        <w:t xml:space="preserve"> the procedure does not assess </w:t>
      </w:r>
      <w:commentRangeStart w:id="12"/>
      <w:r>
        <w:t>data provenance, phenotype validity, linkage accuracy, representativeness, or regulatory acceptability, which remain study-level evaluations</w:t>
      </w:r>
      <w:commentRangeEnd w:id="12"/>
      <w:r w:rsidR="009C7B09">
        <w:rPr>
          <w:rStyle w:val="CommentReference"/>
          <w:sz w:val="24"/>
          <w:szCs w:val="24"/>
        </w:rPr>
        <w:commentReference w:id="12"/>
      </w:r>
      <w:r>
        <w:t>. Once investigators have specified plausible threats and severity ranges from external validation studies, data profiling, or expert elicitation, the package evaluates how candidate estimators behave under those prespecified perturbations before the observed treatment-outcome association is examined. The central contribution is a quantitative bridge between fit-for-purpose review and estimator selection. In a conventional workflow, data-fitness concerns are documented qualitatively, while estimator choice is justified separately through modeling preferences or diagnostics. cleanTMLE uses the same outcome-blind plasmode loop used for candidate selection to evaluate whether prespecified TMLE candidates remain acceptable under data-quality threats derived from the fit-for-purpose review.</w:t>
      </w:r>
    </w:p>
    <w:p w14:paraId="23323EDF" w14:textId="77777777" w:rsidR="00FD4489" w:rsidRDefault="00000000">
      <w:pPr>
        <w:pStyle w:val="BodyText"/>
      </w:pPr>
      <w:r>
        <w:t xml:space="preserve">In this manuscript, </w:t>
      </w:r>
      <w:r>
        <w:rPr>
          <w:i/>
          <w:iCs/>
        </w:rPr>
        <w:t>outcome-blind</w:t>
      </w:r>
      <w:r>
        <w:t xml:space="preserve"> means that decisions </w:t>
      </w:r>
      <w:commentRangeStart w:id="13"/>
      <w:r>
        <w:t>about cohort construction, candidate estimators, simulation scenarios, decision thresholds, and primary-estimator selection are made without inspecting the observed treatment-outcome association</w:t>
      </w:r>
      <w:commentRangeEnd w:id="13"/>
      <w:r w:rsidR="009C7B09">
        <w:rPr>
          <w:rStyle w:val="CommentReference"/>
          <w:sz w:val="24"/>
          <w:szCs w:val="24"/>
        </w:rPr>
        <w:commentReference w:id="13"/>
      </w:r>
      <w:r>
        <w:t>. Analysts may use baseline covariates, treatment assignment, missingness indicators, and synthetic outcomes generated for plasmode simulations; the marginal mean of the observed outcome on covariates is also used internally to fit the plasmode generator. The observed treatment-outcome relationship is not used for estimator selection or design revision before the pre-outcome decision point.</w:t>
      </w:r>
    </w:p>
    <w:p w14:paraId="59A2C1A2" w14:textId="77777777" w:rsidR="00FD4489" w:rsidRDefault="00000000">
      <w:pPr>
        <w:pStyle w:val="BodyText"/>
      </w:pPr>
      <w:r>
        <w:t xml:space="preserve">Standard </w:t>
      </w:r>
      <w:commentRangeStart w:id="14"/>
      <w:r>
        <w:t xml:space="preserve">pre-outcome review </w:t>
      </w:r>
      <w:commentRangeEnd w:id="14"/>
      <w:r w:rsidR="00E8589E">
        <w:rPr>
          <w:rStyle w:val="CommentReference"/>
          <w:sz w:val="24"/>
          <w:szCs w:val="24"/>
        </w:rPr>
        <w:commentReference w:id="14"/>
      </w:r>
      <w:r>
        <w:t>often separates three activities: target-trial / protocol design, qualitative fit-for-purpose data review, and estimator selection. Standard plasmode simulation can compare estimators before outcome access, but it usually evaluates performance under one locked synthetic outcome mechanism. cleanTMLE extends that loop by stress-testing the selected estimator across prespecified data-quality threats derived from the fit-for-purpose review, creating a quantitative bridge between the qualitative data-fitness argument and the estimator-selection argument.</w:t>
      </w:r>
    </w:p>
    <w:p w14:paraId="53EB4EC6" w14:textId="77777777" w:rsidR="00FD4489" w:rsidRDefault="00000000">
      <w:pPr>
        <w:pStyle w:val="Heading2"/>
      </w:pPr>
      <w:bookmarkStart w:id="15" w:name="X5c4e3544c882e58403c1eebacd36445ecf9c780"/>
      <w:bookmarkEnd w:id="6"/>
      <w:r>
        <w:lastRenderedPageBreak/>
        <w:t>1.2 What the package adds, and what it does not</w:t>
      </w:r>
    </w:p>
    <w:p w14:paraId="0539E37E" w14:textId="05C0EC1F" w:rsidR="00FD4489" w:rsidRDefault="00000000">
      <w:pPr>
        <w:pStyle w:val="FirstParagraph"/>
      </w:pPr>
      <w:r>
        <w:t xml:space="preserve">cleanTMLE is an R (R Core Team 2024) </w:t>
      </w:r>
      <w:commentRangeStart w:id="16"/>
      <w:r>
        <w:t xml:space="preserve">package that implements the estimator-selection and stress-testing steps of an outcome-blind staged workflow within the causal roadmap </w:t>
      </w:r>
      <w:commentRangeEnd w:id="16"/>
      <w:r w:rsidR="00DE5CAE">
        <w:rPr>
          <w:rStyle w:val="CommentReference"/>
          <w:sz w:val="24"/>
          <w:szCs w:val="24"/>
        </w:rPr>
        <w:commentReference w:id="16"/>
      </w:r>
      <w:r>
        <w:t xml:space="preserve">(Dang et al. 2023; Petersen and Laan 2014; Gruber, Lee, et al. 2024). Targeted maximum likelihood estimation (TMLE) (Laan and Rubin 2006; Laan and Rose 2011; Schuler and Rose 2017; Zheng and Laan 2011; Chernozhukov et al. 2018) is the natural setting because every analytic decision (the SuperLearner library (Laan, Polley, and Hubbard 2007; Phillips et al. 2023), the truncation rule, the prespecified set of candidate estimators) can be listed in advance, and the algorithm remains data-adaptive while still admitting valid Wald-type confidence intervals. TMLE is particularly compatible with staged outcome-blind workflows because the analyst can prespecify not only the causal estimand, but also the nuisance-learning library, truncation rules, targeting procedure, and candidate estimator </w:t>
      </w:r>
      <w:commentRangeStart w:id="17"/>
      <w:r>
        <w:t>grid</w:t>
      </w:r>
      <w:commentRangeEnd w:id="17"/>
      <w:r w:rsidR="00064DF4">
        <w:rPr>
          <w:rStyle w:val="CommentReference"/>
          <w:sz w:val="24"/>
          <w:szCs w:val="24"/>
        </w:rPr>
        <w:commentReference w:id="17"/>
      </w:r>
      <w:r>
        <w:t>. The resulting estimator remains data-adaptive while preserving influence-function-based inference under standard regularity conditions. This modular structure makes it possible to compare prespecified candidates under synthetic outcomes without repeatedly revising the analytic plan after inspecting observed treatment-outcome associations</w:t>
      </w:r>
      <w:commentRangeStart w:id="18"/>
      <w:r>
        <w:t>. The package adds an analysis-lock object, a serialisable audit trail and decision log (Muntner et al. 2024), a pre-outcome decision rule that classifies the analysis as GO (proceed to the locked primary analysis), FLAG (proceed only with documented review or qualification), or STOP (do not conduct or report the primary comparative analysis under the current estimand/design/specification), an outcome-blind plasmode candidate selector, and the DQ stress test described above.</w:t>
      </w:r>
      <w:commentRangeEnd w:id="18"/>
      <w:r w:rsidR="008E0796">
        <w:rPr>
          <w:rStyle w:val="CommentReference"/>
          <w:sz w:val="24"/>
          <w:szCs w:val="24"/>
        </w:rPr>
        <w:commentReference w:id="18"/>
      </w:r>
    </w:p>
    <w:p w14:paraId="18D8F8EC" w14:textId="77777777" w:rsidR="00FD4489" w:rsidRDefault="00000000">
      <w:pPr>
        <w:pStyle w:val="BodyText"/>
      </w:pPr>
      <w:commentRangeStart w:id="19"/>
      <w:r>
        <w:t xml:space="preserve">cleanTMLE implements the software layer of an outcome-blind staged workflow. It records the analysis lock, candidate estimator set, plasmode simulation settings, DQ stress scenarios, checkpoint decisions, and final authorisation state. cleanTMLE authorisation checks restrict the package’s exported primary-analysis functions until the required checkpoints have been recorded. These checks do not control raw-data access outside the package and therefore complement, but do not replace, institutional clean-room safeguards such as role separation, credentialed </w:t>
      </w:r>
      <w:commentRangeEnd w:id="19"/>
      <w:r w:rsidR="008E0796">
        <w:rPr>
          <w:rStyle w:val="CommentReference"/>
          <w:sz w:val="24"/>
          <w:szCs w:val="24"/>
        </w:rPr>
        <w:commentReference w:id="19"/>
      </w:r>
      <w:r>
        <w:t xml:space="preserve">folders, and review-team checkpoints. </w:t>
      </w:r>
      <w:commentRangeStart w:id="20"/>
      <w:r>
        <w:t>The package does not implement personnel separation, source-data access controls, protocol adjudication, phenotype validation, or regulatory review.</w:t>
      </w:r>
      <w:commentRangeEnd w:id="20"/>
      <w:r w:rsidR="008E0796">
        <w:rPr>
          <w:rStyle w:val="CommentReference"/>
          <w:sz w:val="24"/>
          <w:szCs w:val="24"/>
        </w:rPr>
        <w:commentReference w:id="20"/>
      </w:r>
    </w:p>
    <w:p w14:paraId="56D22649" w14:textId="77777777" w:rsidR="00FD4489" w:rsidRDefault="00000000">
      <w:pPr>
        <w:pStyle w:val="BodyText"/>
      </w:pPr>
      <w:commentRangeStart w:id="21"/>
      <w:r>
        <w:t xml:space="preserve">The contribution is operational rather than methodological (Muntner et al. 2024). </w:t>
      </w:r>
      <w:commentRangeEnd w:id="21"/>
      <w:r w:rsidR="00DE5CAE">
        <w:rPr>
          <w:rStyle w:val="CommentReference"/>
          <w:sz w:val="24"/>
          <w:szCs w:val="24"/>
        </w:rPr>
        <w:commentReference w:id="21"/>
      </w:r>
      <w:r>
        <w:t xml:space="preserve">The analysis lock, audit trail, and decision log turn paper-only prespecification checklists into a structured record of analytic decisions that an external reviewer can reconstruct. We use </w:t>
      </w:r>
      <w:r>
        <w:rPr>
          <w:i/>
          <w:iCs/>
        </w:rPr>
        <w:t>outcome-blind staged workflow</w:t>
      </w:r>
      <w:r>
        <w:t xml:space="preserve"> throughout to describe this arrangement. The “clean room” label is sometimes used as a governance analogy, by analogy with a manufacturing clean room that blocks access to a sterile area until protocols have been followed, but the substantive content is the staged restriction of outcome access. The software arrangement complements, and does not replace, personnel-based access controls, protocol review, role separation, source-data audit, and independent checkpoint review. </w:t>
      </w:r>
      <w:hyperlink w:anchor="sec-roadmap">
        <w:r>
          <w:rPr>
            <w:rStyle w:val="Hyperlink"/>
          </w:rPr>
          <w:t>Section 2</w:t>
        </w:r>
      </w:hyperlink>
      <w:r>
        <w:t xml:space="preserve"> situates the package inside the causal roadmap and </w:t>
      </w:r>
      <w:hyperlink w:anchor="tbl-reg-align">
        <w:r>
          <w:rPr>
            <w:rStyle w:val="Hyperlink"/>
          </w:rPr>
          <w:t>Table 2</w:t>
        </w:r>
      </w:hyperlink>
      <w:r>
        <w:t xml:space="preserve"> maps each component to the corresponding FDA, EMA, and ICH expectation.</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4489" w14:paraId="29D3A48A" w14:textId="77777777" w:rsidTr="00FD4489">
        <w:trPr>
          <w:cantSplit/>
        </w:trPr>
        <w:tc>
          <w:tcPr>
            <w:tcW w:w="0" w:type="auto"/>
            <w:shd w:val="clear" w:color="auto" w:fill="DAE6FB"/>
            <w:tcMar>
              <w:top w:w="92" w:type="dxa"/>
              <w:bottom w:w="92" w:type="dxa"/>
            </w:tcMar>
          </w:tcPr>
          <w:p w14:paraId="5713B355" w14:textId="77777777" w:rsidR="00FD4489" w:rsidRDefault="00000000">
            <w:pPr>
              <w:pStyle w:val="BodyText"/>
              <w:spacing w:before="0" w:after="0"/>
              <w:textAlignment w:val="center"/>
            </w:pPr>
            <w:commentRangeStart w:id="22"/>
            <w:r>
              <w:rPr>
                <w:noProof/>
              </w:rPr>
              <w:lastRenderedPageBreak/>
              <w:drawing>
                <wp:inline distT="0" distB="0" distL="0" distR="0" wp14:anchorId="2B8F0E92" wp14:editId="2A2EC4AB">
                  <wp:extent cx="152400" cy="1524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Program Files\RStudio\resources\app\bin\quarto\share\formats\docx\note.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Current scope of cleanTMLE</w:t>
            </w:r>
            <w:commentRangeEnd w:id="22"/>
            <w:r w:rsidR="008E0796">
              <w:rPr>
                <w:rStyle w:val="CommentReference"/>
                <w:sz w:val="24"/>
                <w:szCs w:val="24"/>
              </w:rPr>
              <w:commentReference w:id="22"/>
            </w:r>
          </w:p>
        </w:tc>
      </w:tr>
      <w:tr w:rsidR="00FD4489" w14:paraId="5FBBDE64" w14:textId="77777777" w:rsidTr="00FD4489">
        <w:trPr>
          <w:cantSplit/>
        </w:trPr>
        <w:tc>
          <w:tcPr>
            <w:tcW w:w="0" w:type="auto"/>
            <w:tcMar>
              <w:top w:w="108" w:type="dxa"/>
              <w:bottom w:w="108" w:type="dxa"/>
            </w:tcMar>
          </w:tcPr>
          <w:p w14:paraId="375C01BF" w14:textId="77777777" w:rsidR="00FD4489" w:rsidRDefault="00000000">
            <w:pPr>
              <w:pStyle w:val="BodyText"/>
              <w:spacing w:before="16" w:after="16"/>
            </w:pPr>
            <w:r>
              <w:t xml:space="preserve">The simulation, vignette, and case study in this paper run on a </w:t>
            </w:r>
            <w:r>
              <w:rPr>
                <w:b/>
                <w:bCs/>
              </w:rPr>
              <w:t>binary point exposure</w:t>
            </w:r>
            <w:r>
              <w:t xml:space="preserve">, a </w:t>
            </w:r>
            <w:r>
              <w:rPr>
                <w:b/>
                <w:bCs/>
              </w:rPr>
              <w:t>binary outcome</w:t>
            </w:r>
            <w:r>
              <w:t xml:space="preserve">, the </w:t>
            </w:r>
            <w:r>
              <w:rPr>
                <w:b/>
                <w:bCs/>
              </w:rPr>
              <w:t>marginal risk-difference</w:t>
            </w:r>
            <w:r>
              <w:t xml:space="preserve"> estimand, and outcome missingness handled through </w:t>
            </w:r>
            <w:r>
              <w:rPr>
                <w:b/>
                <w:bCs/>
              </w:rPr>
              <w:t>complete-case</w:t>
            </w:r>
            <w:r>
              <w:t xml:space="preserve"> and </w:t>
            </w:r>
            <w:r>
              <w:rPr>
                <w:b/>
                <w:bCs/>
              </w:rPr>
              <w:t>IPCW</w:t>
            </w:r>
            <w:r>
              <w:t xml:space="preserve"> sensitivity paths under prespecified missingness assumptions (a complete-case path that is unbiased under MCAR, and an IPCW path that is unbiased under conditional independent censoring given measured covariates and treatment). Within that scope, the package exposes the full estimator spectrum: IPTW with stabilised weights (</w:t>
            </w:r>
            <w:r>
              <w:rPr>
                <w:rStyle w:val="VerbatimChar"/>
              </w:rPr>
              <w:t>estimate_ipwrisk()</w:t>
            </w:r>
            <w:r>
              <w:t>), parametric g-computation (</w:t>
            </w:r>
            <w:r>
              <w:rPr>
                <w:rStyle w:val="VerbatimChar"/>
              </w:rPr>
              <w:t>estimate_gcomprisk()</w:t>
            </w:r>
            <w:r>
              <w:t>), augmented IPW (</w:t>
            </w:r>
            <w:r>
              <w:rPr>
                <w:rStyle w:val="VerbatimChar"/>
              </w:rPr>
              <w:t>estimate_aipwrisk()</w:t>
            </w:r>
            <w:r>
              <w:t>), and TMLE (</w:t>
            </w:r>
            <w:r>
              <w:rPr>
                <w:rStyle w:val="VerbatimChar"/>
              </w:rPr>
              <w:t>run_clean_tmle()</w:t>
            </w:r>
            <w:r>
              <w:t xml:space="preserve">, plus the modular </w:t>
            </w:r>
            <w:r>
              <w:rPr>
                <w:rStyle w:val="VerbatimChar"/>
              </w:rPr>
              <w:t>fit_tmle_*()</w:t>
            </w:r>
            <w:r>
              <w:t xml:space="preserve"> primitives and the IPCW variant </w:t>
            </w:r>
            <w:r>
              <w:rPr>
                <w:rStyle w:val="VerbatimChar"/>
              </w:rPr>
              <w:t>run_ipcw_tmle()</w:t>
            </w:r>
            <w:r>
              <w:t xml:space="preserve">). </w:t>
            </w:r>
            <w:commentRangeStart w:id="23"/>
            <w:r>
              <w:t xml:space="preserve">The prespecified primary estimator is TMLE; the other three are reported as concordance checks. Hazard ratios, time-varying treatments, competing risks, multinomial exposures, and MAR / MNAR missingness models are out of scope for the v0.1 release; analysts who need those estimands should compose cleanTMLE’s prespecification and audit functions with </w:t>
            </w:r>
            <w:r>
              <w:rPr>
                <w:rStyle w:val="VerbatimChar"/>
              </w:rPr>
              <w:t>survtmle</w:t>
            </w:r>
            <w:r>
              <w:t xml:space="preserve"> (Benkeser and Hejazi 2018) or </w:t>
            </w:r>
            <w:r>
              <w:rPr>
                <w:rStyle w:val="VerbatimChar"/>
              </w:rPr>
              <w:t>lmtp</w:t>
            </w:r>
            <w:r>
              <w:t xml:space="preserve"> (Williams and Dı́az 2021) until those features are added.</w:t>
            </w:r>
            <w:commentRangeEnd w:id="23"/>
            <w:r w:rsidR="00766262">
              <w:rPr>
                <w:rStyle w:val="CommentReference"/>
                <w:sz w:val="24"/>
                <w:szCs w:val="24"/>
              </w:rPr>
              <w:commentReference w:id="23"/>
            </w:r>
          </w:p>
        </w:tc>
      </w:tr>
    </w:tbl>
    <w:p w14:paraId="454F92A5" w14:textId="77777777" w:rsidR="00FD4489" w:rsidRDefault="00000000">
      <w:pPr>
        <w:pStyle w:val="Heading2"/>
      </w:pPr>
      <w:bookmarkStart w:id="24" w:name="what-the-paper-contributes"/>
      <w:bookmarkEnd w:id="15"/>
      <w:r>
        <w:t>1.3 What the paper contributes</w:t>
      </w:r>
    </w:p>
    <w:p w14:paraId="18B9A87F" w14:textId="77777777" w:rsidR="00FD4489" w:rsidRDefault="00000000">
      <w:pPr>
        <w:pStyle w:val="FirstParagraph"/>
      </w:pPr>
      <w:r>
        <w:t xml:space="preserve">The principal contribution is to extend the outcome-blind plasmode loop from candidate-estimator selection (Dang et al. 2023; Gruber, Lee, et al. 2024; Schreck et al. 2024) to estimator robustness </w:t>
      </w:r>
      <w:r>
        <w:rPr>
          <w:i/>
          <w:iCs/>
        </w:rPr>
        <w:t>screening</w:t>
      </w:r>
      <w:r>
        <w:t xml:space="preserve"> under prespecified threat ranges. Each candidate produces a </w:t>
      </w:r>
      <w:commentRangeStart w:id="25"/>
      <w:r>
        <w:t xml:space="preserve">degradation gradient </w:t>
      </w:r>
      <w:commentRangeEnd w:id="25"/>
      <w:r w:rsidR="00766262">
        <w:rPr>
          <w:rStyle w:val="CommentReference"/>
          <w:sz w:val="24"/>
          <w:szCs w:val="24"/>
        </w:rPr>
        <w:commentReference w:id="25"/>
      </w:r>
      <w:r>
        <w:t>on the same bias, RMSE, and coverage scale as the baseline plasmode, so the prespecified decision rule can be applied uniformly across baseline and stressed scenarios. We position this screen as a quantitative supplement to fit-for-purpose review (</w:t>
      </w:r>
      <w:hyperlink w:anchor="sec-bridge">
        <w:r>
          <w:rPr>
            <w:rStyle w:val="Hyperlink"/>
          </w:rPr>
          <w:t>Section 6</w:t>
        </w:r>
      </w:hyperlink>
      <w:r>
        <w:t xml:space="preserve">) rather than as a substitute for </w:t>
      </w:r>
      <w:commentRangeStart w:id="26"/>
      <w:r>
        <w:t xml:space="preserve">variable-validation studies, source-data assessment, or post-outcome quantitative bias analysis. </w:t>
      </w:r>
      <w:commentRangeEnd w:id="26"/>
      <w:r w:rsidR="00766262">
        <w:rPr>
          <w:rStyle w:val="CommentReference"/>
          <w:sz w:val="24"/>
          <w:szCs w:val="24"/>
        </w:rPr>
        <w:commentReference w:id="26"/>
      </w:r>
      <w:r>
        <w:t xml:space="preserve">The R implementation packages the supporting </w:t>
      </w:r>
      <w:commentRangeStart w:id="27"/>
      <w:r>
        <w:t>prespecification artefacts (fingerprinted lock, audit log, decision log, pre-outcome decision point) so that the screen and the locked primary analysis share a single reproducible record.</w:t>
      </w:r>
      <w:commentRangeEnd w:id="27"/>
      <w:r w:rsidR="00766262">
        <w:rPr>
          <w:rStyle w:val="CommentReference"/>
          <w:sz w:val="24"/>
          <w:szCs w:val="24"/>
        </w:rPr>
        <w:commentReference w:id="27"/>
      </w:r>
      <w:r>
        <w:t xml:space="preserve"> The next section (</w:t>
      </w:r>
      <w:hyperlink w:anchor="sec-roadmap">
        <w:r>
          <w:rPr>
            <w:rStyle w:val="Hyperlink"/>
          </w:rPr>
          <w:t>Section 2</w:t>
        </w:r>
      </w:hyperlink>
      <w:r>
        <w:t>) places these contributions inside the causal roadmap; subsequent sections follow that roadmap order.</w:t>
      </w:r>
    </w:p>
    <w:p w14:paraId="2581E0D6" w14:textId="77777777" w:rsidR="00FD4489" w:rsidRDefault="00000000">
      <w:pPr>
        <w:pStyle w:val="Heading1"/>
      </w:pPr>
      <w:bookmarkStart w:id="28" w:name="sec-roadmap"/>
      <w:bookmarkEnd w:id="5"/>
      <w:bookmarkEnd w:id="24"/>
      <w:r>
        <w:t>2. The causal roadmap and the role of cleanTMLE</w:t>
      </w:r>
    </w:p>
    <w:p w14:paraId="029B3D46" w14:textId="77777777" w:rsidR="00FD4489" w:rsidRDefault="00000000">
      <w:pPr>
        <w:pStyle w:val="FirstParagraph"/>
      </w:pPr>
      <w:commentRangeStart w:id="29"/>
      <w:r>
        <w:t>We position cleanTMLE inside the causal roadmap of Petersen and Laan (2014) and Dang et al. (2023), which separates a real-world evidence study into six logically ordered activities:</w:t>
      </w:r>
      <w:commentRangeEnd w:id="29"/>
      <w:r w:rsidR="00BD2207">
        <w:rPr>
          <w:rStyle w:val="CommentReference"/>
          <w:sz w:val="24"/>
          <w:szCs w:val="24"/>
        </w:rPr>
        <w:commentReference w:id="29"/>
      </w:r>
      <w:r>
        <w:t xml:space="preserve"> (1) defining the causal question and target trial; (2) characterising the observed data and their fitness for that target trial; (3) stating identification assumptions; (4) defining a statistical estimand; (5) selecting and locking estimators; and (6) interpreting results under at-outcome and post-outcome sensitivity analyses. The package operates inside steps (5) and the pre-outcome portion of (6); steps (1)–(4) remain external study-level work, </w:t>
      </w:r>
      <w:r>
        <w:lastRenderedPageBreak/>
        <w:t>supported by target-trial templates (M. A. Hernán and Robins 2016; Cashin et al. 2024), fit-for- purpose checklists (Gatto et al. 2023; Wang, Sreedhara, and Schneeweiss 2023), and source-specific data-relevance and reliability assessments (U.S. Food and Drug Administration 2024a, 2024b, 2021; European Medicines Agency 2024, 2026).</w:t>
      </w:r>
    </w:p>
    <w:p w14:paraId="188A5D81" w14:textId="77777777" w:rsidR="00FD4489" w:rsidRDefault="00000000">
      <w:pPr>
        <w:pStyle w:val="BodyText"/>
      </w:pPr>
      <w:r>
        <w:t xml:space="preserve">To support readers who are new to the causal-roadmap vocabulary, </w:t>
      </w:r>
      <w:hyperlink w:anchor="tbl-layers">
        <w:r>
          <w:rPr>
            <w:rStyle w:val="Hyperlink"/>
          </w:rPr>
          <w:t>Table 1</w:t>
        </w:r>
      </w:hyperlink>
      <w:r>
        <w:t xml:space="preserve"> distinguishes the conceptual layers that the workflow keeps separate. The same table also serves as a reference for which decisions are addressed at the design stage versus at the estimation stage.</w:t>
      </w:r>
    </w:p>
    <w:tbl>
      <w:tblPr>
        <w:tblStyle w:val="Table"/>
        <w:tblW w:w="5000" w:type="pct"/>
        <w:tblLayout w:type="fixed"/>
        <w:tblLook w:val="0000" w:firstRow="0" w:lastRow="0" w:firstColumn="0" w:lastColumn="0" w:noHBand="0" w:noVBand="0"/>
      </w:tblPr>
      <w:tblGrid>
        <w:gridCol w:w="9576"/>
      </w:tblGrid>
      <w:tr w:rsidR="00FD4489" w14:paraId="1160E963" w14:textId="77777777">
        <w:tc>
          <w:tcPr>
            <w:tcW w:w="7920" w:type="dxa"/>
          </w:tcPr>
          <w:p w14:paraId="0F31E4C0" w14:textId="77777777" w:rsidR="00FD4489" w:rsidRDefault="00000000">
            <w:pPr>
              <w:pStyle w:val="ImageCaption"/>
              <w:spacing w:before="200"/>
            </w:pPr>
            <w:bookmarkStart w:id="30" w:name="tbl-layers"/>
            <w:commentRangeStart w:id="31"/>
            <w:commentRangeStart w:id="32"/>
            <w:r>
              <w:t>Table 1: Conceptual layers in the staged workflow. The same vocabulary is used throughout the manuscript to keep estimand, estimator, simulation, and decision rule distinct.</w:t>
            </w:r>
            <w:commentRangeEnd w:id="31"/>
            <w:r w:rsidR="00BD2207">
              <w:rPr>
                <w:rStyle w:val="CommentReference"/>
                <w:sz w:val="24"/>
                <w:szCs w:val="24"/>
              </w:rPr>
              <w:commentReference w:id="31"/>
            </w:r>
            <w:commentRangeEnd w:id="32"/>
            <w:r w:rsidR="00C859BB">
              <w:rPr>
                <w:rStyle w:val="CommentReference"/>
                <w:sz w:val="24"/>
                <w:szCs w:val="24"/>
              </w:rPr>
              <w:commentReference w:id="32"/>
            </w:r>
          </w:p>
          <w:tbl>
            <w:tblPr>
              <w:tblStyle w:val="Table"/>
              <w:tblW w:w="5000" w:type="pct"/>
              <w:tblLayout w:type="fixed"/>
              <w:tblLook w:val="0020" w:firstRow="1" w:lastRow="0" w:firstColumn="0" w:lastColumn="0" w:noHBand="0" w:noVBand="0"/>
            </w:tblPr>
            <w:tblGrid>
              <w:gridCol w:w="1331"/>
              <w:gridCol w:w="8029"/>
            </w:tblGrid>
            <w:tr w:rsidR="00FD4489" w14:paraId="410D6B40"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1126" w:type="dxa"/>
                </w:tcPr>
                <w:p w14:paraId="08215DCA" w14:textId="77777777" w:rsidR="00FD4489" w:rsidRDefault="00000000">
                  <w:pPr>
                    <w:pStyle w:val="Compact"/>
                    <w:jc w:val="center"/>
                  </w:pPr>
                  <w:r>
                    <w:t>Layer</w:t>
                  </w:r>
                </w:p>
              </w:tc>
              <w:tc>
                <w:tcPr>
                  <w:tcW w:w="6793" w:type="dxa"/>
                </w:tcPr>
                <w:p w14:paraId="0317BF2A" w14:textId="77777777" w:rsidR="00FD4489" w:rsidRDefault="00000000">
                  <w:pPr>
                    <w:pStyle w:val="Compact"/>
                    <w:jc w:val="center"/>
                  </w:pPr>
                  <w:r>
                    <w:t>Description</w:t>
                  </w:r>
                </w:p>
              </w:tc>
            </w:tr>
            <w:tr w:rsidR="00FD4489" w14:paraId="140D4653" w14:textId="77777777">
              <w:tc>
                <w:tcPr>
                  <w:tcW w:w="1126" w:type="dxa"/>
                </w:tcPr>
                <w:p w14:paraId="3AD84A8C" w14:textId="77777777" w:rsidR="00FD4489" w:rsidRDefault="00000000">
                  <w:pPr>
                    <w:pStyle w:val="Compact"/>
                    <w:jc w:val="center"/>
                  </w:pPr>
                  <w:r>
                    <w:t>Causal question</w:t>
                  </w:r>
                </w:p>
              </w:tc>
              <w:tc>
                <w:tcPr>
                  <w:tcW w:w="6793" w:type="dxa"/>
                </w:tcPr>
                <w:p w14:paraId="16B0B49A" w14:textId="77777777" w:rsidR="00FD4489" w:rsidRDefault="00000000">
                  <w:pPr>
                    <w:pStyle w:val="Compact"/>
                    <w:jc w:val="center"/>
                  </w:pPr>
                  <w:r>
                    <w:t>Clinical or policy question framed as a target trial or causal contrast.</w:t>
                  </w:r>
                </w:p>
              </w:tc>
            </w:tr>
            <w:tr w:rsidR="00FD4489" w14:paraId="7E63ED80" w14:textId="77777777">
              <w:tc>
                <w:tcPr>
                  <w:tcW w:w="1126" w:type="dxa"/>
                </w:tcPr>
                <w:p w14:paraId="5C4F917A" w14:textId="77777777" w:rsidR="00FD4489" w:rsidRDefault="00000000">
                  <w:pPr>
                    <w:pStyle w:val="Compact"/>
                    <w:jc w:val="center"/>
                  </w:pPr>
                  <w:r>
                    <w:t>Causal estimand</w:t>
                  </w:r>
                </w:p>
              </w:tc>
              <w:tc>
                <w:tcPr>
                  <w:tcW w:w="6793" w:type="dxa"/>
                </w:tcPr>
                <w:p w14:paraId="738CDF6A" w14:textId="77777777" w:rsidR="00FD4489" w:rsidRDefault="00000000">
                  <w:pPr>
                    <w:pStyle w:val="Compact"/>
                    <w:jc w:val="center"/>
                  </w:pPr>
                  <w:r>
                    <w:t>Counterfactual treatment effect of interest (e.g. marginal risk difference).</w:t>
                  </w:r>
                </w:p>
              </w:tc>
            </w:tr>
            <w:tr w:rsidR="00FD4489" w14:paraId="7BE2C700" w14:textId="77777777">
              <w:tc>
                <w:tcPr>
                  <w:tcW w:w="1126" w:type="dxa"/>
                </w:tcPr>
                <w:p w14:paraId="5A9B3B6A" w14:textId="77777777" w:rsidR="00FD4489" w:rsidRDefault="00000000">
                  <w:pPr>
                    <w:pStyle w:val="Compact"/>
                    <w:jc w:val="center"/>
                  </w:pPr>
                  <w:r>
                    <w:t>Identification assumptions</w:t>
                  </w:r>
                </w:p>
              </w:tc>
              <w:tc>
                <w:tcPr>
                  <w:tcW w:w="6793" w:type="dxa"/>
                </w:tcPr>
                <w:p w14:paraId="10432B5A" w14:textId="77777777" w:rsidR="00FD4489" w:rsidRDefault="00000000">
                  <w:pPr>
                    <w:pStyle w:val="Compact"/>
                    <w:jc w:val="center"/>
                  </w:pPr>
                  <w:r>
                    <w:t>Conditions under which the causal estimand can be expressed as an observed-data parameter (exchangeability, positivity, consistency, measurement validity, missingness assumptions).</w:t>
                  </w:r>
                </w:p>
              </w:tc>
            </w:tr>
            <w:tr w:rsidR="00FD4489" w14:paraId="5D3E613A" w14:textId="77777777">
              <w:tc>
                <w:tcPr>
                  <w:tcW w:w="1126" w:type="dxa"/>
                </w:tcPr>
                <w:p w14:paraId="45F94AC1" w14:textId="77777777" w:rsidR="00FD4489" w:rsidRDefault="00000000">
                  <w:pPr>
                    <w:pStyle w:val="Compact"/>
                    <w:jc w:val="center"/>
                  </w:pPr>
                  <w:r>
                    <w:t>Statistical estimand</w:t>
                  </w:r>
                </w:p>
              </w:tc>
              <w:tc>
                <w:tcPr>
                  <w:tcW w:w="6793" w:type="dxa"/>
                </w:tcPr>
                <w:p w14:paraId="07B59C6B" w14:textId="77777777" w:rsidR="00FD4489" w:rsidRDefault="00000000">
                  <w:pPr>
                    <w:pStyle w:val="Compact"/>
                    <w:jc w:val="center"/>
                  </w:pPr>
                  <w:r>
                    <w:t>Observed-data parameter identified under the assumptions above.</w:t>
                  </w:r>
                </w:p>
              </w:tc>
            </w:tr>
            <w:tr w:rsidR="00FD4489" w14:paraId="5DF40A13" w14:textId="77777777">
              <w:tc>
                <w:tcPr>
                  <w:tcW w:w="1126" w:type="dxa"/>
                </w:tcPr>
                <w:p w14:paraId="3D24DC4A" w14:textId="77777777" w:rsidR="00FD4489" w:rsidRDefault="00000000">
                  <w:pPr>
                    <w:pStyle w:val="Compact"/>
                    <w:jc w:val="center"/>
                  </w:pPr>
                  <w:r>
                    <w:t>Estimator</w:t>
                  </w:r>
                </w:p>
              </w:tc>
              <w:tc>
                <w:tcPr>
                  <w:tcW w:w="6793" w:type="dxa"/>
                </w:tcPr>
                <w:p w14:paraId="4A23E424" w14:textId="77777777" w:rsidR="00FD4489" w:rsidRDefault="00000000">
                  <w:pPr>
                    <w:pStyle w:val="Compact"/>
                    <w:jc w:val="center"/>
                  </w:pPr>
                  <w:r>
                    <w:t>Algorithm used to estimate the statistical estimand, for example TMLE, IPTW, or matching.</w:t>
                  </w:r>
                </w:p>
              </w:tc>
            </w:tr>
            <w:tr w:rsidR="00FD4489" w14:paraId="713D3A56" w14:textId="77777777">
              <w:tc>
                <w:tcPr>
                  <w:tcW w:w="1126" w:type="dxa"/>
                </w:tcPr>
                <w:p w14:paraId="7633624D" w14:textId="77777777" w:rsidR="00FD4489" w:rsidRDefault="00000000">
                  <w:pPr>
                    <w:pStyle w:val="Compact"/>
                    <w:jc w:val="center"/>
                  </w:pPr>
                  <w:r>
                    <w:t>Pre-outcome diagnostic metric</w:t>
                  </w:r>
                </w:p>
              </w:tc>
              <w:tc>
                <w:tcPr>
                  <w:tcW w:w="6793" w:type="dxa"/>
                </w:tcPr>
                <w:p w14:paraId="2C4F174A" w14:textId="77777777" w:rsidR="00FD4489" w:rsidRDefault="00000000">
                  <w:pPr>
                    <w:pStyle w:val="Compact"/>
                    <w:jc w:val="center"/>
                  </w:pPr>
                  <w:r>
                    <w:t>Pre-outcome quantity used for design checks: simulated bias, RMSE, coverage, effective sample size, balance, negative-control performance.</w:t>
                  </w:r>
                </w:p>
              </w:tc>
            </w:tr>
            <w:tr w:rsidR="00FD4489" w14:paraId="07E04EEB" w14:textId="77777777">
              <w:tc>
                <w:tcPr>
                  <w:tcW w:w="1126" w:type="dxa"/>
                </w:tcPr>
                <w:p w14:paraId="54F3E7E2" w14:textId="77777777" w:rsidR="00FD4489" w:rsidRDefault="00000000">
                  <w:pPr>
                    <w:pStyle w:val="Compact"/>
                    <w:jc w:val="center"/>
                  </w:pPr>
                  <w:r>
                    <w:t>Governance decision</w:t>
                  </w:r>
                </w:p>
              </w:tc>
              <w:tc>
                <w:tcPr>
                  <w:tcW w:w="6793" w:type="dxa"/>
                </w:tcPr>
                <w:p w14:paraId="2C139FA5" w14:textId="77777777" w:rsidR="00FD4489" w:rsidRDefault="00000000">
                  <w:pPr>
                    <w:pStyle w:val="Compact"/>
                    <w:jc w:val="center"/>
                  </w:pPr>
                  <w:r>
                    <w:t>Whether prespecified criteria support proceeding, require additional review, or require stopping the analysis before the outcome is examined.</w:t>
                  </w:r>
                </w:p>
              </w:tc>
            </w:tr>
            <w:bookmarkEnd w:id="30"/>
          </w:tbl>
          <w:p w14:paraId="434035E8" w14:textId="77777777" w:rsidR="00FD4489" w:rsidRDefault="00FD4489"/>
        </w:tc>
      </w:tr>
    </w:tbl>
    <w:p w14:paraId="4DE64837" w14:textId="77777777" w:rsidR="00FD4489" w:rsidRDefault="00FD4489">
      <w:pPr>
        <w:pStyle w:val="BodyText"/>
      </w:pPr>
    </w:p>
    <w:p w14:paraId="166D4A3D" w14:textId="77777777" w:rsidR="00FD4489" w:rsidRDefault="00000000">
      <w:pPr>
        <w:pStyle w:val="BodyText"/>
      </w:pPr>
      <w:commentRangeStart w:id="33"/>
      <w:r>
        <w:rPr>
          <w:noProof/>
        </w:rPr>
        <w:lastRenderedPageBreak/>
        <w:drawing>
          <wp:inline distT="0" distB="0" distL="0" distR="0" wp14:anchorId="5F3B8E7D" wp14:editId="0AD63E5C">
            <wp:extent cx="2651760" cy="1422806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anuscript_outcome_blind_dq_files\figure-docx\mermaid-figure-1.png"/>
                    <pic:cNvPicPr>
                      <a:picLocks noChangeAspect="1" noChangeArrowheads="1"/>
                    </pic:cNvPicPr>
                  </pic:nvPicPr>
                  <pic:blipFill>
                    <a:blip r:embed="rId10"/>
                    <a:stretch>
                      <a:fillRect/>
                    </a:stretch>
                  </pic:blipFill>
                  <pic:spPr bwMode="auto">
                    <a:xfrm>
                      <a:off x="0" y="0"/>
                      <a:ext cx="2651760" cy="14228064"/>
                    </a:xfrm>
                    <a:prstGeom prst="rect">
                      <a:avLst/>
                    </a:prstGeom>
                    <a:noFill/>
                    <a:ln w="9525">
                      <a:noFill/>
                      <a:headEnd/>
                      <a:tailEnd/>
                    </a:ln>
                  </pic:spPr>
                </pic:pic>
              </a:graphicData>
            </a:graphic>
          </wp:inline>
        </w:drawing>
      </w:r>
      <w:commentRangeEnd w:id="33"/>
      <w:r w:rsidR="00A54522">
        <w:rPr>
          <w:rStyle w:val="CommentReference"/>
          <w:sz w:val="24"/>
          <w:szCs w:val="24"/>
        </w:rPr>
        <w:commentReference w:id="33"/>
      </w:r>
    </w:p>
    <w:p w14:paraId="79C5BAFB" w14:textId="77777777" w:rsidR="00FD4489" w:rsidRDefault="00000000">
      <w:pPr>
        <w:pStyle w:val="BodyText"/>
      </w:pPr>
      <w:r>
        <w:lastRenderedPageBreak/>
        <w:t xml:space="preserve"> cleanTMLE inside the causal roadmap. Boxes shaded grey indicate work that the package can operationalise; the remaining boxes are external study-level activities. </w:t>
      </w:r>
    </w:p>
    <w:p w14:paraId="31A3318F" w14:textId="77777777" w:rsidR="00FD4489" w:rsidRDefault="00000000">
      <w:pPr>
        <w:pStyle w:val="BodyText"/>
      </w:pPr>
      <w:r>
        <w:t>A complementary view emphasises that the software-level arrangement is one layer in a broader governance stack. External validation studies, independent oversight, role-based data access, and data standards remain necessary inputs to the pre-outcome decision, regardless of how the prespecified records and audit trail are implemented:</w:t>
      </w:r>
    </w:p>
    <w:p w14:paraId="5CB116E3" w14:textId="77777777" w:rsidR="00FD4489" w:rsidRDefault="00FD4489">
      <w:pPr>
        <w:pStyle w:val="BodyText"/>
      </w:pPr>
    </w:p>
    <w:p w14:paraId="10C7D770" w14:textId="77777777" w:rsidR="00FD4489" w:rsidRDefault="00000000">
      <w:pPr>
        <w:pStyle w:val="BodyText"/>
      </w:pPr>
      <w:commentRangeStart w:id="34"/>
      <w:r>
        <w:rPr>
          <w:noProof/>
        </w:rPr>
        <w:drawing>
          <wp:inline distT="0" distB="0" distL="0" distR="0" wp14:anchorId="582306F1" wp14:editId="52CE3C3E">
            <wp:extent cx="5334000" cy="151530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anuscript_outcome_blind_dq_files\figure-docx\mermaid-figure-4.png"/>
                    <pic:cNvPicPr>
                      <a:picLocks noChangeAspect="1" noChangeArrowheads="1"/>
                    </pic:cNvPicPr>
                  </pic:nvPicPr>
                  <pic:blipFill>
                    <a:blip r:embed="rId11"/>
                    <a:stretch>
                      <a:fillRect/>
                    </a:stretch>
                  </pic:blipFill>
                  <pic:spPr bwMode="auto">
                    <a:xfrm>
                      <a:off x="0" y="0"/>
                      <a:ext cx="5334000" cy="1515302"/>
                    </a:xfrm>
                    <a:prstGeom prst="rect">
                      <a:avLst/>
                    </a:prstGeom>
                    <a:noFill/>
                    <a:ln w="9525">
                      <a:noFill/>
                      <a:headEnd/>
                      <a:tailEnd/>
                    </a:ln>
                  </pic:spPr>
                </pic:pic>
              </a:graphicData>
            </a:graphic>
          </wp:inline>
        </w:drawing>
      </w:r>
      <w:commentRangeEnd w:id="34"/>
      <w:r w:rsidR="00C65478">
        <w:rPr>
          <w:rStyle w:val="CommentReference"/>
          <w:sz w:val="24"/>
          <w:szCs w:val="24"/>
        </w:rPr>
        <w:commentReference w:id="34"/>
      </w:r>
    </w:p>
    <w:p w14:paraId="5DA0966A" w14:textId="77777777" w:rsidR="00FD4489" w:rsidRDefault="00000000">
      <w:pPr>
        <w:pStyle w:val="BodyText"/>
      </w:pPr>
      <w:r>
        <w:t xml:space="preserve"> Governance layers. The software-level arrangement is necessary but not sufficient for regulatory or confirmatory RWE. </w:t>
      </w:r>
    </w:p>
    <w:p w14:paraId="74B73938" w14:textId="77777777" w:rsidR="00FD4489" w:rsidRDefault="00000000">
      <w:pPr>
        <w:pStyle w:val="Heading2"/>
      </w:pPr>
      <w:bookmarkStart w:id="35" w:name="regulatory-alignment"/>
      <w:r>
        <w:t>2.1 Regulatory alignment</w:t>
      </w:r>
    </w:p>
    <w:p w14:paraId="341B1BF2" w14:textId="77777777" w:rsidR="00FD4489" w:rsidRDefault="00000000">
      <w:pPr>
        <w:pStyle w:val="FirstParagraph"/>
      </w:pPr>
      <w:hyperlink w:anchor="tbl-reg-align">
        <w:r>
          <w:rPr>
            <w:rStyle w:val="Hyperlink"/>
          </w:rPr>
          <w:t>Table 2</w:t>
        </w:r>
      </w:hyperlink>
      <w:r>
        <w:t xml:space="preserve"> maps each roadmap component to the corresponding manuscript section, the relevant FDA / EMA / ICH expectation, what cleanTMLE can operationalise in software, and what still requires external study-level justification. The table is intentionally explicit about the </w:t>
      </w:r>
      <w:r>
        <w:rPr>
          <w:i/>
          <w:iCs/>
        </w:rPr>
        <w:t>what cleanTMLE does not replace</w:t>
      </w:r>
      <w:r>
        <w:t xml:space="preserve"> column; that is the row that distinguishes the software-level outcome-blind workflow from the broader regulatory governance arrangement.</w:t>
      </w:r>
    </w:p>
    <w:tbl>
      <w:tblPr>
        <w:tblStyle w:val="Table"/>
        <w:tblW w:w="5000" w:type="pct"/>
        <w:tblLayout w:type="fixed"/>
        <w:tblLook w:val="0000" w:firstRow="0" w:lastRow="0" w:firstColumn="0" w:lastColumn="0" w:noHBand="0" w:noVBand="0"/>
      </w:tblPr>
      <w:tblGrid>
        <w:gridCol w:w="9576"/>
      </w:tblGrid>
      <w:tr w:rsidR="00FD4489" w14:paraId="4D342E7F" w14:textId="77777777">
        <w:tc>
          <w:tcPr>
            <w:tcW w:w="7920" w:type="dxa"/>
          </w:tcPr>
          <w:p w14:paraId="0F0BDD79" w14:textId="77777777" w:rsidR="00FD4489" w:rsidRDefault="00000000">
            <w:pPr>
              <w:pStyle w:val="ImageCaption"/>
              <w:spacing w:before="200"/>
            </w:pPr>
            <w:bookmarkStart w:id="36" w:name="tbl-reg-align"/>
            <w:r>
              <w:t>Table 2: Mapping of causal-roadmap components to manuscript sections, regulatory anchors, what cleanTMLE operationalises, and what still requires external study-level justification.</w:t>
            </w:r>
          </w:p>
          <w:tbl>
            <w:tblPr>
              <w:tblStyle w:val="Table"/>
              <w:tblW w:w="5000" w:type="pct"/>
              <w:tblLayout w:type="fixed"/>
              <w:tblLook w:val="0020" w:firstRow="1" w:lastRow="0" w:firstColumn="0" w:lastColumn="0" w:noHBand="0" w:noVBand="0"/>
            </w:tblPr>
            <w:tblGrid>
              <w:gridCol w:w="1379"/>
              <w:gridCol w:w="1182"/>
              <w:gridCol w:w="2562"/>
              <w:gridCol w:w="2168"/>
              <w:gridCol w:w="2069"/>
            </w:tblGrid>
            <w:tr w:rsidR="00FD4489" w14:paraId="0C15E320"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1167" w:type="dxa"/>
                </w:tcPr>
                <w:p w14:paraId="553C142B" w14:textId="77777777" w:rsidR="00FD4489" w:rsidRDefault="00000000">
                  <w:pPr>
                    <w:pStyle w:val="Compact"/>
                    <w:jc w:val="center"/>
                  </w:pPr>
                  <w:r>
                    <w:t>Roadmap component</w:t>
                  </w:r>
                </w:p>
              </w:tc>
              <w:tc>
                <w:tcPr>
                  <w:tcW w:w="1000" w:type="dxa"/>
                </w:tcPr>
                <w:p w14:paraId="7CDE8BB6" w14:textId="77777777" w:rsidR="00FD4489" w:rsidRDefault="00000000">
                  <w:pPr>
                    <w:pStyle w:val="Compact"/>
                    <w:jc w:val="center"/>
                  </w:pPr>
                  <w:r>
                    <w:t>Manuscript section</w:t>
                  </w:r>
                </w:p>
              </w:tc>
              <w:tc>
                <w:tcPr>
                  <w:tcW w:w="2167" w:type="dxa"/>
                </w:tcPr>
                <w:p w14:paraId="00A2BA02" w14:textId="77777777" w:rsidR="00FD4489" w:rsidRDefault="00000000">
                  <w:pPr>
                    <w:pStyle w:val="Compact"/>
                    <w:jc w:val="center"/>
                  </w:pPr>
                  <w:commentRangeStart w:id="37"/>
                  <w:r>
                    <w:t>FDA / EMA / ICH anchor</w:t>
                  </w:r>
                  <w:commentRangeEnd w:id="37"/>
                  <w:r w:rsidR="006963E3">
                    <w:rPr>
                      <w:rStyle w:val="CommentReference"/>
                      <w:sz w:val="24"/>
                      <w:szCs w:val="24"/>
                    </w:rPr>
                    <w:commentReference w:id="37"/>
                  </w:r>
                </w:p>
              </w:tc>
              <w:tc>
                <w:tcPr>
                  <w:tcW w:w="1834" w:type="dxa"/>
                </w:tcPr>
                <w:p w14:paraId="7DC69FFC" w14:textId="77777777" w:rsidR="00FD4489" w:rsidRDefault="00000000">
                  <w:pPr>
                    <w:pStyle w:val="Compact"/>
                    <w:jc w:val="center"/>
                  </w:pPr>
                  <w:commentRangeStart w:id="38"/>
                  <w:r>
                    <w:t>What cleanTMLE operationalises</w:t>
                  </w:r>
                  <w:commentRangeEnd w:id="38"/>
                  <w:r w:rsidR="0069459B">
                    <w:rPr>
                      <w:rStyle w:val="CommentReference"/>
                      <w:sz w:val="24"/>
                      <w:szCs w:val="24"/>
                    </w:rPr>
                    <w:commentReference w:id="38"/>
                  </w:r>
                </w:p>
              </w:tc>
              <w:tc>
                <w:tcPr>
                  <w:tcW w:w="1750" w:type="dxa"/>
                </w:tcPr>
                <w:p w14:paraId="47F48EC4" w14:textId="77777777" w:rsidR="00FD4489" w:rsidRDefault="00000000">
                  <w:pPr>
                    <w:pStyle w:val="Compact"/>
                    <w:jc w:val="center"/>
                  </w:pPr>
                  <w:r>
                    <w:t>External study-level work still required</w:t>
                  </w:r>
                </w:p>
              </w:tc>
            </w:tr>
            <w:tr w:rsidR="00FD4489" w14:paraId="409D59B7" w14:textId="77777777">
              <w:tc>
                <w:tcPr>
                  <w:tcW w:w="1167" w:type="dxa"/>
                </w:tcPr>
                <w:p w14:paraId="3EB70802" w14:textId="77777777" w:rsidR="00FD4489" w:rsidRDefault="00000000">
                  <w:pPr>
                    <w:pStyle w:val="Compact"/>
                    <w:jc w:val="center"/>
                  </w:pPr>
                  <w:r>
                    <w:t>Causal question / target trial</w:t>
                  </w:r>
                </w:p>
              </w:tc>
              <w:tc>
                <w:tcPr>
                  <w:tcW w:w="1000" w:type="dxa"/>
                </w:tcPr>
                <w:p w14:paraId="0EBB1636" w14:textId="77777777" w:rsidR="00FD4489" w:rsidRDefault="00000000">
                  <w:pPr>
                    <w:pStyle w:val="Compact"/>
                    <w:jc w:val="center"/>
                  </w:pPr>
                  <w:hyperlink w:anchor="sec-estimand">
                    <w:r>
                      <w:rPr>
                        <w:rStyle w:val="Hyperlink"/>
                      </w:rPr>
                      <w:t>Section 3</w:t>
                    </w:r>
                  </w:hyperlink>
                </w:p>
              </w:tc>
              <w:tc>
                <w:tcPr>
                  <w:tcW w:w="2167" w:type="dxa"/>
                </w:tcPr>
                <w:p w14:paraId="3A4FD528" w14:textId="77777777" w:rsidR="00FD4489" w:rsidRDefault="00000000">
                  <w:pPr>
                    <w:pStyle w:val="Compact"/>
                    <w:jc w:val="center"/>
                  </w:pPr>
                  <w:r>
                    <w:t>Hernán target-trial framework; FDA RWE Framework; ICH M14 (March 2026)</w:t>
                  </w:r>
                </w:p>
              </w:tc>
              <w:tc>
                <w:tcPr>
                  <w:tcW w:w="1834" w:type="dxa"/>
                </w:tcPr>
                <w:p w14:paraId="23B13A92" w14:textId="77777777" w:rsidR="00FD4489" w:rsidRDefault="00000000">
                  <w:pPr>
                    <w:pStyle w:val="Compact"/>
                    <w:jc w:val="center"/>
                  </w:pPr>
                  <w:r>
                    <w:t>(none)</w:t>
                  </w:r>
                </w:p>
              </w:tc>
              <w:tc>
                <w:tcPr>
                  <w:tcW w:w="1750" w:type="dxa"/>
                </w:tcPr>
                <w:p w14:paraId="6120C11D" w14:textId="77777777" w:rsidR="00FD4489" w:rsidRDefault="00000000">
                  <w:pPr>
                    <w:pStyle w:val="Compact"/>
                    <w:jc w:val="center"/>
                  </w:pPr>
                  <w:r>
                    <w:t>Full target-trial protocol</w:t>
                  </w:r>
                </w:p>
              </w:tc>
            </w:tr>
            <w:tr w:rsidR="00FD4489" w14:paraId="6509AE23" w14:textId="77777777">
              <w:tc>
                <w:tcPr>
                  <w:tcW w:w="1167" w:type="dxa"/>
                </w:tcPr>
                <w:p w14:paraId="6F8795B3" w14:textId="77777777" w:rsidR="00FD4489" w:rsidRDefault="00000000">
                  <w:pPr>
                    <w:pStyle w:val="Compact"/>
                    <w:jc w:val="center"/>
                  </w:pPr>
                  <w:r>
                    <w:t xml:space="preserve">Observed data and source </w:t>
                  </w:r>
                  <w:r>
                    <w:lastRenderedPageBreak/>
                    <w:t>characterisation</w:t>
                  </w:r>
                </w:p>
              </w:tc>
              <w:tc>
                <w:tcPr>
                  <w:tcW w:w="1000" w:type="dxa"/>
                </w:tcPr>
                <w:p w14:paraId="3F86D429" w14:textId="77777777" w:rsidR="00FD4489" w:rsidRDefault="00000000">
                  <w:pPr>
                    <w:pStyle w:val="Compact"/>
                    <w:jc w:val="center"/>
                  </w:pPr>
                  <w:hyperlink w:anchor="sec-estimand">
                    <w:r>
                      <w:rPr>
                        <w:rStyle w:val="Hyperlink"/>
                      </w:rPr>
                      <w:t>Section 3</w:t>
                    </w:r>
                  </w:hyperlink>
                  <w:r>
                    <w:t xml:space="preserve">, </w:t>
                  </w:r>
                  <w:hyperlink w:anchor="sec-casestudy">
                    <w:r>
                      <w:rPr>
                        <w:rStyle w:val="Hyperlink"/>
                      </w:rPr>
                      <w:t>Section 9</w:t>
                    </w:r>
                  </w:hyperlink>
                </w:p>
              </w:tc>
              <w:tc>
                <w:tcPr>
                  <w:tcW w:w="2167" w:type="dxa"/>
                </w:tcPr>
                <w:p w14:paraId="32860488" w14:textId="77777777" w:rsidR="00FD4489" w:rsidRDefault="00000000">
                  <w:pPr>
                    <w:pStyle w:val="Compact"/>
                    <w:jc w:val="center"/>
                  </w:pPr>
                  <w:r>
                    <w:t xml:space="preserve">FDA EHR/claims, registries; EMA registry guideline; EMA </w:t>
                  </w:r>
                  <w:r>
                    <w:lastRenderedPageBreak/>
                    <w:t>RWD quality framework</w:t>
                  </w:r>
                </w:p>
              </w:tc>
              <w:tc>
                <w:tcPr>
                  <w:tcW w:w="1834" w:type="dxa"/>
                </w:tcPr>
                <w:p w14:paraId="5A68B4DD" w14:textId="77777777" w:rsidR="00FD4489" w:rsidRDefault="00000000">
                  <w:pPr>
                    <w:pStyle w:val="Compact"/>
                    <w:jc w:val="center"/>
                  </w:pPr>
                  <w:r>
                    <w:lastRenderedPageBreak/>
                    <w:t>Lock fingerprint of column names + data shape</w:t>
                  </w:r>
                </w:p>
              </w:tc>
              <w:tc>
                <w:tcPr>
                  <w:tcW w:w="1750" w:type="dxa"/>
                </w:tcPr>
                <w:p w14:paraId="7DEF6BDB" w14:textId="77777777" w:rsidR="00FD4489" w:rsidRDefault="00000000">
                  <w:pPr>
                    <w:pStyle w:val="Compact"/>
                    <w:jc w:val="center"/>
                  </w:pPr>
                  <w:r>
                    <w:t xml:space="preserve">Phenotype validation, data lineage, source </w:t>
                  </w:r>
                  <w:r>
                    <w:lastRenderedPageBreak/>
                    <w:t>audit</w:t>
                  </w:r>
                </w:p>
              </w:tc>
            </w:tr>
            <w:tr w:rsidR="00FD4489" w14:paraId="3D22DFC6" w14:textId="77777777">
              <w:tc>
                <w:tcPr>
                  <w:tcW w:w="1167" w:type="dxa"/>
                </w:tcPr>
                <w:p w14:paraId="3F6A5F0A" w14:textId="77777777" w:rsidR="00FD4489" w:rsidRDefault="00000000">
                  <w:pPr>
                    <w:pStyle w:val="Compact"/>
                    <w:jc w:val="center"/>
                  </w:pPr>
                  <w:r>
                    <w:lastRenderedPageBreak/>
                    <w:t>Identification assumptions</w:t>
                  </w:r>
                </w:p>
              </w:tc>
              <w:tc>
                <w:tcPr>
                  <w:tcW w:w="1000" w:type="dxa"/>
                </w:tcPr>
                <w:p w14:paraId="6ECCD2CE" w14:textId="77777777" w:rsidR="00FD4489" w:rsidRDefault="00000000">
                  <w:pPr>
                    <w:pStyle w:val="Compact"/>
                    <w:jc w:val="center"/>
                  </w:pPr>
                  <w:hyperlink w:anchor="sec-id">
                    <w:r>
                      <w:rPr>
                        <w:rStyle w:val="Hyperlink"/>
                      </w:rPr>
                      <w:t>Section 3.4</w:t>
                    </w:r>
                  </w:hyperlink>
                </w:p>
              </w:tc>
              <w:tc>
                <w:tcPr>
                  <w:tcW w:w="2167" w:type="dxa"/>
                </w:tcPr>
                <w:p w14:paraId="42C01050" w14:textId="77777777" w:rsidR="00FD4489" w:rsidRDefault="00000000">
                  <w:pPr>
                    <w:pStyle w:val="Compact"/>
                    <w:jc w:val="center"/>
                  </w:pPr>
                  <w:r>
                    <w:t>ICH E9(R1)</w:t>
                  </w:r>
                </w:p>
              </w:tc>
              <w:tc>
                <w:tcPr>
                  <w:tcW w:w="1834" w:type="dxa"/>
                </w:tcPr>
                <w:p w14:paraId="5D3EA10E" w14:textId="77777777" w:rsidR="00FD4489" w:rsidRDefault="00000000">
                  <w:pPr>
                    <w:pStyle w:val="Compact"/>
                    <w:jc w:val="center"/>
                  </w:pPr>
                  <w:r>
                    <w:t>Records assumptions in attach_estimand and audit log</w:t>
                  </w:r>
                </w:p>
              </w:tc>
              <w:tc>
                <w:tcPr>
                  <w:tcW w:w="1750" w:type="dxa"/>
                </w:tcPr>
                <w:p w14:paraId="46B587AD" w14:textId="77777777" w:rsidR="00FD4489" w:rsidRDefault="00000000">
                  <w:pPr>
                    <w:pStyle w:val="Compact"/>
                    <w:jc w:val="center"/>
                  </w:pPr>
                  <w:r>
                    <w:t>Subject-matter justification of exchangeability and positivity</w:t>
                  </w:r>
                </w:p>
              </w:tc>
            </w:tr>
            <w:tr w:rsidR="00FD4489" w14:paraId="0591EFC1" w14:textId="77777777">
              <w:tc>
                <w:tcPr>
                  <w:tcW w:w="1167" w:type="dxa"/>
                </w:tcPr>
                <w:p w14:paraId="7DEF864B" w14:textId="77777777" w:rsidR="00FD4489" w:rsidRDefault="00000000">
                  <w:pPr>
                    <w:pStyle w:val="Compact"/>
                    <w:jc w:val="center"/>
                  </w:pPr>
                  <w:r>
                    <w:t>Statistical estimand</w:t>
                  </w:r>
                </w:p>
              </w:tc>
              <w:tc>
                <w:tcPr>
                  <w:tcW w:w="1000" w:type="dxa"/>
                </w:tcPr>
                <w:p w14:paraId="68FFE381" w14:textId="77777777" w:rsidR="00FD4489" w:rsidRDefault="00000000">
                  <w:pPr>
                    <w:pStyle w:val="Compact"/>
                    <w:jc w:val="center"/>
                  </w:pPr>
                  <w:hyperlink w:anchor="sec-estimand">
                    <w:r>
                      <w:rPr>
                        <w:rStyle w:val="Hyperlink"/>
                      </w:rPr>
                      <w:t>Section 3</w:t>
                    </w:r>
                  </w:hyperlink>
                </w:p>
              </w:tc>
              <w:tc>
                <w:tcPr>
                  <w:tcW w:w="2167" w:type="dxa"/>
                </w:tcPr>
                <w:p w14:paraId="3BC7BA3C" w14:textId="77777777" w:rsidR="00FD4489" w:rsidRDefault="00000000">
                  <w:pPr>
                    <w:pStyle w:val="Compact"/>
                    <w:jc w:val="center"/>
                  </w:pPr>
                  <w:r>
                    <w:t>ICH E9(R1); FDA Considerations for RWD/RWE</w:t>
                  </w:r>
                </w:p>
              </w:tc>
              <w:tc>
                <w:tcPr>
                  <w:tcW w:w="1834" w:type="dxa"/>
                </w:tcPr>
                <w:p w14:paraId="784058A0" w14:textId="77777777" w:rsidR="00FD4489" w:rsidRDefault="00000000">
                  <w:pPr>
                    <w:pStyle w:val="Compact"/>
                    <w:jc w:val="center"/>
                  </w:pPr>
                  <w:r>
                    <w:t>attach_estimand, lock fingerprint</w:t>
                  </w:r>
                </w:p>
              </w:tc>
              <w:tc>
                <w:tcPr>
                  <w:tcW w:w="1750" w:type="dxa"/>
                </w:tcPr>
                <w:p w14:paraId="5794E13E" w14:textId="77777777" w:rsidR="00FD4489" w:rsidRDefault="00000000">
                  <w:pPr>
                    <w:pStyle w:val="Compact"/>
                    <w:jc w:val="center"/>
                  </w:pPr>
                  <w:r>
                    <w:t>Source-specific operationalisation of intercurrent events</w:t>
                  </w:r>
                </w:p>
              </w:tc>
            </w:tr>
            <w:tr w:rsidR="00FD4489" w14:paraId="3F1197DB" w14:textId="77777777">
              <w:tc>
                <w:tcPr>
                  <w:tcW w:w="1167" w:type="dxa"/>
                </w:tcPr>
                <w:p w14:paraId="4AA765A0" w14:textId="77777777" w:rsidR="00FD4489" w:rsidRDefault="00000000">
                  <w:pPr>
                    <w:pStyle w:val="Compact"/>
                    <w:jc w:val="center"/>
                  </w:pPr>
                  <w:r>
                    <w:t>Estimator selection and locking</w:t>
                  </w:r>
                </w:p>
              </w:tc>
              <w:tc>
                <w:tcPr>
                  <w:tcW w:w="1000" w:type="dxa"/>
                </w:tcPr>
                <w:p w14:paraId="12F292E7" w14:textId="77777777" w:rsidR="00FD4489" w:rsidRDefault="00000000">
                  <w:pPr>
                    <w:pStyle w:val="Compact"/>
                    <w:jc w:val="center"/>
                  </w:pPr>
                  <w:hyperlink w:anchor="sec-framework">
                    <w:r>
                      <w:rPr>
                        <w:rStyle w:val="Hyperlink"/>
                      </w:rPr>
                      <w:t>Section 4</w:t>
                    </w:r>
                  </w:hyperlink>
                  <w:r>
                    <w:t xml:space="preserve">, </w:t>
                  </w:r>
                  <w:hyperlink w:anchor="sec-implementation">
                    <w:r>
                      <w:rPr>
                        <w:rStyle w:val="Hyperlink"/>
                      </w:rPr>
                      <w:t>Section 7</w:t>
                    </w:r>
                  </w:hyperlink>
                </w:p>
              </w:tc>
              <w:tc>
                <w:tcPr>
                  <w:tcW w:w="2167" w:type="dxa"/>
                </w:tcPr>
                <w:p w14:paraId="7EFA7158" w14:textId="77777777" w:rsidR="00FD4489" w:rsidRDefault="00000000">
                  <w:pPr>
                    <w:pStyle w:val="Compact"/>
                    <w:jc w:val="center"/>
                  </w:pPr>
                  <w:r>
                    <w:t>FDA non-interventional studies; ICH M14 (March 2026)</w:t>
                  </w:r>
                </w:p>
              </w:tc>
              <w:tc>
                <w:tcPr>
                  <w:tcW w:w="1834" w:type="dxa"/>
                </w:tcPr>
                <w:p w14:paraId="68DB3D78" w14:textId="77777777" w:rsidR="00FD4489" w:rsidRDefault="00000000">
                  <w:pPr>
                    <w:pStyle w:val="Compact"/>
                    <w:jc w:val="center"/>
                  </w:pPr>
                  <w:r>
                    <w:t>tmle_candidate, lock_primary_tmle_spec, save_lock</w:t>
                  </w:r>
                </w:p>
              </w:tc>
              <w:tc>
                <w:tcPr>
                  <w:tcW w:w="1750" w:type="dxa"/>
                </w:tcPr>
                <w:p w14:paraId="3DD21237" w14:textId="77777777" w:rsidR="00FD4489" w:rsidRDefault="00000000">
                  <w:pPr>
                    <w:pStyle w:val="Compact"/>
                    <w:jc w:val="center"/>
                  </w:pPr>
                  <w:r>
                    <w:t>Justification of SuperLearner library and severity grids</w:t>
                  </w:r>
                </w:p>
              </w:tc>
            </w:tr>
            <w:tr w:rsidR="00FD4489" w14:paraId="2058A136" w14:textId="77777777">
              <w:tc>
                <w:tcPr>
                  <w:tcW w:w="1167" w:type="dxa"/>
                </w:tcPr>
                <w:p w14:paraId="20FB782A" w14:textId="77777777" w:rsidR="00FD4489" w:rsidRDefault="00000000">
                  <w:pPr>
                    <w:pStyle w:val="Compact"/>
                    <w:jc w:val="center"/>
                  </w:pPr>
                  <w:r>
                    <w:t>Pre-outcome data-quality stress</w:t>
                  </w:r>
                </w:p>
              </w:tc>
              <w:tc>
                <w:tcPr>
                  <w:tcW w:w="1000" w:type="dxa"/>
                </w:tcPr>
                <w:p w14:paraId="6A3DA14C" w14:textId="77777777" w:rsidR="00FD4489" w:rsidRDefault="00000000">
                  <w:pPr>
                    <w:pStyle w:val="Compact"/>
                    <w:jc w:val="center"/>
                  </w:pPr>
                  <w:hyperlink w:anchor="sec-dq">
                    <w:r>
                      <w:rPr>
                        <w:rStyle w:val="Hyperlink"/>
                      </w:rPr>
                      <w:t>Section 5</w:t>
                    </w:r>
                  </w:hyperlink>
                </w:p>
              </w:tc>
              <w:tc>
                <w:tcPr>
                  <w:tcW w:w="2167" w:type="dxa"/>
                </w:tcPr>
                <w:p w14:paraId="5961C9BC" w14:textId="77777777" w:rsidR="00FD4489" w:rsidRDefault="00000000">
                  <w:pPr>
                    <w:pStyle w:val="Compact"/>
                    <w:jc w:val="center"/>
                  </w:pPr>
                  <w:r>
                    <w:t>Source-specific reliability (FDA/EMA); validation evidence</w:t>
                  </w:r>
                </w:p>
              </w:tc>
              <w:tc>
                <w:tcPr>
                  <w:tcW w:w="1834" w:type="dxa"/>
                </w:tcPr>
                <w:p w14:paraId="17850512" w14:textId="77777777" w:rsidR="00FD4489" w:rsidRDefault="00000000">
                  <w:pPr>
                    <w:pStyle w:val="Compact"/>
                    <w:jc w:val="center"/>
                  </w:pPr>
                  <w:r>
                    <w:t>run_plasmode_dq_stress, default_dq_scenarios</w:t>
                  </w:r>
                </w:p>
              </w:tc>
              <w:tc>
                <w:tcPr>
                  <w:tcW w:w="1750" w:type="dxa"/>
                </w:tcPr>
                <w:p w14:paraId="652039DC" w14:textId="77777777" w:rsidR="00FD4489" w:rsidRDefault="00000000">
                  <w:pPr>
                    <w:pStyle w:val="Compact"/>
                    <w:jc w:val="center"/>
                  </w:pPr>
                  <w:r>
                    <w:t>External validation evidence anchoring DQ severity ranges</w:t>
                  </w:r>
                </w:p>
              </w:tc>
            </w:tr>
            <w:tr w:rsidR="00FD4489" w14:paraId="17241287" w14:textId="77777777">
              <w:tc>
                <w:tcPr>
                  <w:tcW w:w="1167" w:type="dxa"/>
                </w:tcPr>
                <w:p w14:paraId="032D6ADD" w14:textId="77777777" w:rsidR="00FD4489" w:rsidRDefault="00000000">
                  <w:pPr>
                    <w:pStyle w:val="Compact"/>
                    <w:jc w:val="center"/>
                  </w:pPr>
                  <w:r>
                    <w:t>Stage gate (GO / FLAG / STOP)</w:t>
                  </w:r>
                </w:p>
              </w:tc>
              <w:tc>
                <w:tcPr>
                  <w:tcW w:w="1000" w:type="dxa"/>
                </w:tcPr>
                <w:p w14:paraId="00695663" w14:textId="77777777" w:rsidR="00FD4489" w:rsidRDefault="00000000">
                  <w:pPr>
                    <w:pStyle w:val="Compact"/>
                    <w:jc w:val="center"/>
                  </w:pPr>
                  <w:hyperlink w:anchor="sec-bridge">
                    <w:r>
                      <w:rPr>
                        <w:rStyle w:val="Hyperlink"/>
                      </w:rPr>
                      <w:t>Section 6</w:t>
                    </w:r>
                  </w:hyperlink>
                </w:p>
              </w:tc>
              <w:tc>
                <w:tcPr>
                  <w:tcW w:w="2167" w:type="dxa"/>
                </w:tcPr>
                <w:p w14:paraId="6423CCFC" w14:textId="77777777" w:rsidR="00FD4489" w:rsidRDefault="00000000">
                  <w:pPr>
                    <w:pStyle w:val="Compact"/>
                    <w:jc w:val="center"/>
                  </w:pPr>
                  <w:r>
                    <w:t>Internal protocol governance; FDA traceability</w:t>
                  </w:r>
                </w:p>
              </w:tc>
              <w:tc>
                <w:tcPr>
                  <w:tcW w:w="1834" w:type="dxa"/>
                </w:tcPr>
                <w:p w14:paraId="4C7BD926" w14:textId="77777777" w:rsidR="00FD4489" w:rsidRDefault="00000000">
                  <w:pPr>
                    <w:pStyle w:val="Compact"/>
                    <w:jc w:val="center"/>
                  </w:pPr>
                  <w:r>
                    <w:t>gate_check, gate_all, authorize_outcome_analysis</w:t>
                  </w:r>
                </w:p>
              </w:tc>
              <w:tc>
                <w:tcPr>
                  <w:tcW w:w="1750" w:type="dxa"/>
                </w:tcPr>
                <w:p w14:paraId="46466F2E" w14:textId="77777777" w:rsidR="00FD4489" w:rsidRDefault="00000000">
                  <w:pPr>
                    <w:pStyle w:val="Compact"/>
                    <w:jc w:val="center"/>
                  </w:pPr>
                  <w:r>
                    <w:t>Independent review of the pre-outcome decision</w:t>
                  </w:r>
                </w:p>
              </w:tc>
            </w:tr>
            <w:tr w:rsidR="00FD4489" w14:paraId="76EA1105" w14:textId="77777777">
              <w:tc>
                <w:tcPr>
                  <w:tcW w:w="1167" w:type="dxa"/>
                </w:tcPr>
                <w:p w14:paraId="5DE77E36" w14:textId="77777777" w:rsidR="00FD4489" w:rsidRDefault="00000000">
                  <w:pPr>
                    <w:pStyle w:val="Compact"/>
                    <w:jc w:val="center"/>
                  </w:pPr>
                  <w:r>
                    <w:t>Outcome analysis</w:t>
                  </w:r>
                </w:p>
              </w:tc>
              <w:tc>
                <w:tcPr>
                  <w:tcW w:w="1000" w:type="dxa"/>
                </w:tcPr>
                <w:p w14:paraId="14E1CE2A" w14:textId="77777777" w:rsidR="00FD4489" w:rsidRDefault="00000000">
                  <w:pPr>
                    <w:pStyle w:val="Compact"/>
                    <w:jc w:val="center"/>
                  </w:pPr>
                  <w:hyperlink w:anchor="sec-implementation">
                    <w:r>
                      <w:rPr>
                        <w:rStyle w:val="Hyperlink"/>
                      </w:rPr>
                      <w:t>Section 7</w:t>
                    </w:r>
                  </w:hyperlink>
                </w:p>
              </w:tc>
              <w:tc>
                <w:tcPr>
                  <w:tcW w:w="2167" w:type="dxa"/>
                </w:tcPr>
                <w:p w14:paraId="35AECDFE" w14:textId="77777777" w:rsidR="00FD4489" w:rsidRDefault="00000000">
                  <w:pPr>
                    <w:pStyle w:val="Compact"/>
                    <w:jc w:val="center"/>
                  </w:pPr>
                  <w:r>
                    <w:t>FDA Considerations for RWD/RWE</w:t>
                  </w:r>
                </w:p>
              </w:tc>
              <w:tc>
                <w:tcPr>
                  <w:tcW w:w="1834" w:type="dxa"/>
                </w:tcPr>
                <w:p w14:paraId="0E214D9D" w14:textId="77777777" w:rsidR="00FD4489" w:rsidRDefault="00000000">
                  <w:pPr>
                    <w:pStyle w:val="Compact"/>
                    <w:jc w:val="center"/>
                  </w:pPr>
                  <w:r>
                    <w:t>fit_tmle_treatment/outcome_mechanism, run_ipcw_tmle</w:t>
                  </w:r>
                </w:p>
              </w:tc>
              <w:tc>
                <w:tcPr>
                  <w:tcW w:w="1750" w:type="dxa"/>
                </w:tcPr>
                <w:p w14:paraId="2EAB2653" w14:textId="77777777" w:rsidR="00FD4489" w:rsidRDefault="00000000">
                  <w:pPr>
                    <w:pStyle w:val="Compact"/>
                    <w:jc w:val="center"/>
                  </w:pPr>
                  <w:r>
                    <w:t>Role separation, oversight, deviation memos</w:t>
                  </w:r>
                </w:p>
              </w:tc>
            </w:tr>
            <w:tr w:rsidR="00FD4489" w14:paraId="2B3AC90E" w14:textId="77777777">
              <w:tc>
                <w:tcPr>
                  <w:tcW w:w="1167" w:type="dxa"/>
                </w:tcPr>
                <w:p w14:paraId="0C9BE8FA" w14:textId="77777777" w:rsidR="00FD4489" w:rsidRDefault="00000000">
                  <w:pPr>
                    <w:pStyle w:val="Compact"/>
                    <w:jc w:val="center"/>
                  </w:pPr>
                  <w:r>
                    <w:t>At-outcome diagnostics</w:t>
                  </w:r>
                </w:p>
              </w:tc>
              <w:tc>
                <w:tcPr>
                  <w:tcW w:w="1000" w:type="dxa"/>
                </w:tcPr>
                <w:p w14:paraId="5445718C" w14:textId="77777777" w:rsidR="00FD4489" w:rsidRDefault="00000000">
                  <w:pPr>
                    <w:pStyle w:val="Compact"/>
                    <w:jc w:val="center"/>
                  </w:pPr>
                  <w:hyperlink w:anchor="sec-discussion">
                    <w:r>
                      <w:rPr>
                        <w:rStyle w:val="Hyperlink"/>
                      </w:rPr>
                      <w:t>Section 10</w:t>
                    </w:r>
                  </w:hyperlink>
                </w:p>
              </w:tc>
              <w:tc>
                <w:tcPr>
                  <w:tcW w:w="2167" w:type="dxa"/>
                </w:tcPr>
                <w:p w14:paraId="0721E094" w14:textId="77777777" w:rsidR="00FD4489" w:rsidRDefault="00000000">
                  <w:pPr>
                    <w:pStyle w:val="Compact"/>
                    <w:jc w:val="center"/>
                  </w:pPr>
                  <w:r>
                    <w:t>EMA RWE Guide; FDA non-interventional studies</w:t>
                  </w:r>
                </w:p>
              </w:tc>
              <w:tc>
                <w:tcPr>
                  <w:tcW w:w="1834" w:type="dxa"/>
                </w:tcPr>
                <w:p w14:paraId="39B143A4" w14:textId="77777777" w:rsidR="00FD4489" w:rsidRDefault="00000000">
                  <w:pPr>
                    <w:pStyle w:val="Compact"/>
                    <w:jc w:val="center"/>
                  </w:pPr>
                  <w:r>
                    <w:t>run_negative_control(_tmle), checkpoint_residual_bias</w:t>
                  </w:r>
                </w:p>
              </w:tc>
              <w:tc>
                <w:tcPr>
                  <w:tcW w:w="1750" w:type="dxa"/>
                </w:tcPr>
                <w:p w14:paraId="607CB50E" w14:textId="77777777" w:rsidR="00FD4489" w:rsidRDefault="00000000">
                  <w:pPr>
                    <w:pStyle w:val="Compact"/>
                    <w:jc w:val="center"/>
                  </w:pPr>
                  <w:r>
                    <w:t>Choice of negative-control outcomes and domains</w:t>
                  </w:r>
                </w:p>
              </w:tc>
            </w:tr>
            <w:tr w:rsidR="00FD4489" w14:paraId="5E48A9BB" w14:textId="77777777">
              <w:tc>
                <w:tcPr>
                  <w:tcW w:w="1167" w:type="dxa"/>
                </w:tcPr>
                <w:p w14:paraId="093FF84E" w14:textId="77777777" w:rsidR="00FD4489" w:rsidRDefault="00000000">
                  <w:pPr>
                    <w:pStyle w:val="Compact"/>
                    <w:jc w:val="center"/>
                  </w:pPr>
                  <w:r>
                    <w:t>Post-outcome sensitivity analyses</w:t>
                  </w:r>
                </w:p>
              </w:tc>
              <w:tc>
                <w:tcPr>
                  <w:tcW w:w="1000" w:type="dxa"/>
                </w:tcPr>
                <w:p w14:paraId="7625701F" w14:textId="77777777" w:rsidR="00FD4489" w:rsidRDefault="00000000">
                  <w:pPr>
                    <w:pStyle w:val="Compact"/>
                    <w:jc w:val="center"/>
                  </w:pPr>
                  <w:hyperlink w:anchor="sec-discussion">
                    <w:r>
                      <w:rPr>
                        <w:rStyle w:val="Hyperlink"/>
                      </w:rPr>
                      <w:t>Section 10</w:t>
                    </w:r>
                  </w:hyperlink>
                </w:p>
              </w:tc>
              <w:tc>
                <w:tcPr>
                  <w:tcW w:w="2167" w:type="dxa"/>
                </w:tcPr>
                <w:p w14:paraId="154B406A" w14:textId="77777777" w:rsidR="00FD4489" w:rsidRDefault="00000000">
                  <w:pPr>
                    <w:pStyle w:val="Compact"/>
                    <w:jc w:val="center"/>
                  </w:pPr>
                  <w:r>
                    <w:t>FDA non-interventional studies; ICH E9(R1) sensitivity</w:t>
                  </w:r>
                </w:p>
              </w:tc>
              <w:tc>
                <w:tcPr>
                  <w:tcW w:w="1834" w:type="dxa"/>
                </w:tcPr>
                <w:p w14:paraId="02F2CC66" w14:textId="77777777" w:rsidR="00FD4489" w:rsidRDefault="00000000">
                  <w:pPr>
                    <w:pStyle w:val="Compact"/>
                    <w:jc w:val="center"/>
                  </w:pPr>
                  <w:r>
                    <w:t>compute_evalue, tipping_point_sensitivity, sensitivity_truncation</w:t>
                  </w:r>
                </w:p>
              </w:tc>
              <w:tc>
                <w:tcPr>
                  <w:tcW w:w="1750" w:type="dxa"/>
                </w:tcPr>
                <w:p w14:paraId="379806C6" w14:textId="77777777" w:rsidR="00FD4489" w:rsidRDefault="00000000">
                  <w:pPr>
                    <w:pStyle w:val="Compact"/>
                    <w:jc w:val="center"/>
                  </w:pPr>
                  <w:r>
                    <w:t>Quantitative bias analysis tailored to study threats</w:t>
                  </w:r>
                </w:p>
              </w:tc>
            </w:tr>
            <w:bookmarkEnd w:id="36"/>
          </w:tbl>
          <w:p w14:paraId="24A44693" w14:textId="77777777" w:rsidR="00FD4489" w:rsidRDefault="00FD4489"/>
        </w:tc>
      </w:tr>
    </w:tbl>
    <w:p w14:paraId="65E8A7B5" w14:textId="77777777" w:rsidR="00FD4489" w:rsidRDefault="00000000">
      <w:pPr>
        <w:pStyle w:val="BodyText"/>
      </w:pPr>
      <w:r>
        <w:lastRenderedPageBreak/>
        <w:t>A complementary supplementary mapping (</w:t>
      </w:r>
      <w:hyperlink w:anchor="tbl-event-diag">
        <w:r>
          <w:rPr>
            <w:rStyle w:val="Hyperlink"/>
          </w:rPr>
          <w:t>Table 3</w:t>
        </w:r>
      </w:hyperlink>
      <w:r>
        <w:t>) lists the additional event-process and diagnostic structures the package makes explicit. These rows are intentionally separated from the main regulatory-alignment table to keep the latter readable.</w:t>
      </w:r>
    </w:p>
    <w:tbl>
      <w:tblPr>
        <w:tblStyle w:val="Table"/>
        <w:tblW w:w="5000" w:type="pct"/>
        <w:tblLayout w:type="fixed"/>
        <w:tblLook w:val="0000" w:firstRow="0" w:lastRow="0" w:firstColumn="0" w:lastColumn="0" w:noHBand="0" w:noVBand="0"/>
      </w:tblPr>
      <w:tblGrid>
        <w:gridCol w:w="9576"/>
      </w:tblGrid>
      <w:tr w:rsidR="00FD4489" w14:paraId="7F2F63F8" w14:textId="77777777">
        <w:tc>
          <w:tcPr>
            <w:tcW w:w="7920" w:type="dxa"/>
          </w:tcPr>
          <w:p w14:paraId="2976C856" w14:textId="77777777" w:rsidR="00FD4489" w:rsidRDefault="00000000">
            <w:pPr>
              <w:pStyle w:val="ImageCaption"/>
              <w:spacing w:before="200"/>
            </w:pPr>
            <w:bookmarkStart w:id="39" w:name="tbl-event-diag"/>
            <w:r>
              <w:t xml:space="preserve">Table 3: Supplementary mapping. Event-process and diagnostic structures that the </w:t>
            </w:r>
            <w:r>
              <w:lastRenderedPageBreak/>
              <w:t>package makes explicit, paired with the helper that produces each one.</w:t>
            </w:r>
          </w:p>
          <w:tbl>
            <w:tblPr>
              <w:tblStyle w:val="Table"/>
              <w:tblW w:w="5000" w:type="pct"/>
              <w:tblLayout w:type="fixed"/>
              <w:tblLook w:val="0020" w:firstRow="1" w:lastRow="0" w:firstColumn="0" w:lastColumn="0" w:noHBand="0" w:noVBand="0"/>
            </w:tblPr>
            <w:tblGrid>
              <w:gridCol w:w="1990"/>
              <w:gridCol w:w="1432"/>
              <w:gridCol w:w="5938"/>
            </w:tblGrid>
            <w:tr w:rsidR="00FD4489" w14:paraId="2F1B21CE"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1684" w:type="dxa"/>
                </w:tcPr>
                <w:p w14:paraId="4CF04F34" w14:textId="77777777" w:rsidR="00FD4489" w:rsidRDefault="00000000">
                  <w:pPr>
                    <w:pStyle w:val="Compact"/>
                    <w:jc w:val="center"/>
                  </w:pPr>
                  <w:r>
                    <w:t>Component</w:t>
                  </w:r>
                </w:p>
              </w:tc>
              <w:tc>
                <w:tcPr>
                  <w:tcW w:w="1211" w:type="dxa"/>
                </w:tcPr>
                <w:p w14:paraId="3A1B4E11" w14:textId="77777777" w:rsidR="00FD4489" w:rsidRDefault="00000000">
                  <w:pPr>
                    <w:pStyle w:val="Compact"/>
                    <w:jc w:val="center"/>
                  </w:pPr>
                  <w:r>
                    <w:t>cleanTMLE function</w:t>
                  </w:r>
                </w:p>
              </w:tc>
              <w:tc>
                <w:tcPr>
                  <w:tcW w:w="5023" w:type="dxa"/>
                </w:tcPr>
                <w:p w14:paraId="448EA34A" w14:textId="77777777" w:rsidR="00FD4489" w:rsidRDefault="00000000">
                  <w:pPr>
                    <w:pStyle w:val="Compact"/>
                    <w:jc w:val="center"/>
                  </w:pPr>
                  <w:commentRangeStart w:id="40"/>
                  <w:r>
                    <w:t>Purpose</w:t>
                  </w:r>
                  <w:commentRangeEnd w:id="40"/>
                  <w:r w:rsidR="00675FD0">
                    <w:rPr>
                      <w:rStyle w:val="CommentReference"/>
                      <w:sz w:val="24"/>
                      <w:szCs w:val="24"/>
                    </w:rPr>
                    <w:commentReference w:id="40"/>
                  </w:r>
                </w:p>
              </w:tc>
            </w:tr>
            <w:tr w:rsidR="00FD4489" w14:paraId="2278B596" w14:textId="77777777">
              <w:tc>
                <w:tcPr>
                  <w:tcW w:w="1684" w:type="dxa"/>
                </w:tcPr>
                <w:p w14:paraId="3EECA019" w14:textId="77777777" w:rsidR="00FD4489" w:rsidRDefault="00000000">
                  <w:pPr>
                    <w:pStyle w:val="Compact"/>
                    <w:jc w:val="center"/>
                  </w:pPr>
                  <w:r>
                    <w:t>Event-process classification</w:t>
                  </w:r>
                </w:p>
              </w:tc>
              <w:tc>
                <w:tcPr>
                  <w:tcW w:w="1211" w:type="dxa"/>
                </w:tcPr>
                <w:p w14:paraId="16C6A4C5" w14:textId="77777777" w:rsidR="00FD4489" w:rsidRDefault="00000000">
                  <w:pPr>
                    <w:pStyle w:val="Compact"/>
                    <w:jc w:val="center"/>
                  </w:pPr>
                  <w:r>
                    <w:t>clean_event_process_table</w:t>
                  </w:r>
                </w:p>
              </w:tc>
              <w:tc>
                <w:tcPr>
                  <w:tcW w:w="5023" w:type="dxa"/>
                </w:tcPr>
                <w:p w14:paraId="5DABCA32" w14:textId="77777777" w:rsidR="00FD4489" w:rsidRDefault="00000000">
                  <w:pPr>
                    <w:pStyle w:val="Compact"/>
                    <w:jc w:val="center"/>
                  </w:pPr>
                  <w:r>
                    <w:t>Map each post-baseline event to its role in the estimand and ICH E9(R1) intercurrent-event strategy.</w:t>
                  </w:r>
                </w:p>
              </w:tc>
            </w:tr>
            <w:tr w:rsidR="00FD4489" w14:paraId="2948EDBF" w14:textId="77777777">
              <w:tc>
                <w:tcPr>
                  <w:tcW w:w="1684" w:type="dxa"/>
                </w:tcPr>
                <w:p w14:paraId="0BDAF1AB" w14:textId="77777777" w:rsidR="00FD4489" w:rsidRDefault="00000000">
                  <w:pPr>
                    <w:pStyle w:val="Compact"/>
                    <w:jc w:val="center"/>
                  </w:pPr>
                  <w:r>
                    <w:t>Target population and reference group</w:t>
                  </w:r>
                </w:p>
              </w:tc>
              <w:tc>
                <w:tcPr>
                  <w:tcW w:w="1211" w:type="dxa"/>
                </w:tcPr>
                <w:p w14:paraId="6975ED1C" w14:textId="77777777" w:rsidR="00FD4489" w:rsidRDefault="00000000">
                  <w:pPr>
                    <w:pStyle w:val="Compact"/>
                    <w:jc w:val="center"/>
                  </w:pPr>
                  <w:r>
                    <w:t>clean_target_population</w:t>
                  </w:r>
                </w:p>
              </w:tc>
              <w:tc>
                <w:tcPr>
                  <w:tcW w:w="5023" w:type="dxa"/>
                </w:tcPr>
                <w:p w14:paraId="6C1629A7" w14:textId="77777777" w:rsidR="00FD4489" w:rsidRDefault="00000000">
                  <w:pPr>
                    <w:pStyle w:val="Compact"/>
                    <w:jc w:val="center"/>
                  </w:pPr>
                  <w:r>
                    <w:t>Force explicit declaration of the population and reference group for every contrast.</w:t>
                  </w:r>
                </w:p>
              </w:tc>
            </w:tr>
            <w:tr w:rsidR="00FD4489" w14:paraId="24DE60BA" w14:textId="77777777">
              <w:tc>
                <w:tcPr>
                  <w:tcW w:w="1684" w:type="dxa"/>
                </w:tcPr>
                <w:p w14:paraId="6DD57873" w14:textId="77777777" w:rsidR="00FD4489" w:rsidRDefault="00000000">
                  <w:pPr>
                    <w:pStyle w:val="Compact"/>
                    <w:jc w:val="center"/>
                  </w:pPr>
                  <w:r>
                    <w:t>Treatment, censoring, and missingness weight diagnostics</w:t>
                  </w:r>
                </w:p>
              </w:tc>
              <w:tc>
                <w:tcPr>
                  <w:tcW w:w="1211" w:type="dxa"/>
                </w:tcPr>
                <w:p w14:paraId="317AB93B" w14:textId="77777777" w:rsidR="00FD4489" w:rsidRDefault="00000000">
                  <w:pPr>
                    <w:pStyle w:val="Compact"/>
                    <w:jc w:val="center"/>
                  </w:pPr>
                  <w:r>
                    <w:t>clean_weight_diagnostics</w:t>
                  </w:r>
                </w:p>
              </w:tc>
              <w:tc>
                <w:tcPr>
                  <w:tcW w:w="5023" w:type="dxa"/>
                </w:tcPr>
                <w:p w14:paraId="4C20E42D" w14:textId="77777777" w:rsidR="00FD4489" w:rsidRDefault="00000000">
                  <w:pPr>
                    <w:pStyle w:val="Compact"/>
                    <w:jc w:val="center"/>
                  </w:pPr>
                  <w:r>
                    <w:t>Report percentiles, ESS, extreme-weight counts, and weighted SMDs for each weight vector used.</w:t>
                  </w:r>
                </w:p>
              </w:tc>
            </w:tr>
            <w:tr w:rsidR="00FD4489" w14:paraId="5F51516E" w14:textId="77777777">
              <w:tc>
                <w:tcPr>
                  <w:tcW w:w="1684" w:type="dxa"/>
                </w:tcPr>
                <w:p w14:paraId="023172E6" w14:textId="77777777" w:rsidR="00FD4489" w:rsidRDefault="00000000">
                  <w:pPr>
                    <w:pStyle w:val="Compact"/>
                    <w:jc w:val="center"/>
                  </w:pPr>
                  <w:r>
                    <w:t>Competing-risk and composite-risk coherence check</w:t>
                  </w:r>
                </w:p>
              </w:tc>
              <w:tc>
                <w:tcPr>
                  <w:tcW w:w="1211" w:type="dxa"/>
                </w:tcPr>
                <w:p w14:paraId="3E11A54A" w14:textId="77777777" w:rsidR="00FD4489" w:rsidRDefault="00000000">
                  <w:pPr>
                    <w:pStyle w:val="Compact"/>
                    <w:jc w:val="center"/>
                  </w:pPr>
                  <w:r>
                    <w:t>clean_check_event_processes</w:t>
                  </w:r>
                </w:p>
              </w:tc>
              <w:tc>
                <w:tcPr>
                  <w:tcW w:w="5023" w:type="dxa"/>
                </w:tcPr>
                <w:p w14:paraId="45FEE984" w14:textId="77777777" w:rsidR="00FD4489" w:rsidRDefault="00000000">
                  <w:pPr>
                    <w:pStyle w:val="Compact"/>
                    <w:jc w:val="center"/>
                  </w:pPr>
                  <w:r>
                    <w:t>Verify that event-of-interest plus competing-event cumulative incidences are coherent with the composite risk.</w:t>
                  </w:r>
                </w:p>
              </w:tc>
            </w:tr>
            <w:tr w:rsidR="00FD4489" w14:paraId="19423DD4" w14:textId="77777777">
              <w:tc>
                <w:tcPr>
                  <w:tcW w:w="1684" w:type="dxa"/>
                </w:tcPr>
                <w:p w14:paraId="4DADD90E" w14:textId="77777777" w:rsidR="00FD4489" w:rsidRDefault="00000000">
                  <w:pPr>
                    <w:pStyle w:val="Compact"/>
                    <w:jc w:val="center"/>
                  </w:pPr>
                  <w:r>
                    <w:t>Cumulative-risk reporting table</w:t>
                  </w:r>
                </w:p>
              </w:tc>
              <w:tc>
                <w:tcPr>
                  <w:tcW w:w="1211" w:type="dxa"/>
                </w:tcPr>
                <w:p w14:paraId="216CBDBD" w14:textId="77777777" w:rsidR="00FD4489" w:rsidRDefault="00000000">
                  <w:pPr>
                    <w:pStyle w:val="Compact"/>
                    <w:jc w:val="center"/>
                  </w:pPr>
                  <w:r>
                    <w:t>clean_risk_report_table</w:t>
                  </w:r>
                </w:p>
              </w:tc>
              <w:tc>
                <w:tcPr>
                  <w:tcW w:w="5023" w:type="dxa"/>
                </w:tcPr>
                <w:p w14:paraId="63B7B25B" w14:textId="77777777" w:rsidR="00FD4489" w:rsidRDefault="00000000">
                  <w:pPr>
                    <w:pStyle w:val="Compact"/>
                    <w:jc w:val="center"/>
                  </w:pPr>
                  <w:r>
                    <w:t>Single structured table of cumulative risks, contrasts, event counts, and estimator name.</w:t>
                  </w:r>
                </w:p>
              </w:tc>
            </w:tr>
            <w:tr w:rsidR="00FD4489" w14:paraId="28FE0963" w14:textId="77777777">
              <w:tc>
                <w:tcPr>
                  <w:tcW w:w="1684" w:type="dxa"/>
                </w:tcPr>
                <w:p w14:paraId="1D4AAFA8" w14:textId="77777777" w:rsidR="00FD4489" w:rsidRDefault="00000000">
                  <w:pPr>
                    <w:pStyle w:val="Compact"/>
                    <w:jc w:val="center"/>
                  </w:pPr>
                  <w:commentRangeStart w:id="41"/>
                  <w:r>
                    <w:t>Hazard-ratio de-emphasis</w:t>
                  </w:r>
                </w:p>
              </w:tc>
              <w:tc>
                <w:tcPr>
                  <w:tcW w:w="1211" w:type="dxa"/>
                </w:tcPr>
                <w:p w14:paraId="55417800" w14:textId="77777777" w:rsidR="00FD4489" w:rsidRDefault="00000000">
                  <w:pPr>
                    <w:pStyle w:val="Compact"/>
                    <w:jc w:val="center"/>
                  </w:pPr>
                  <w:r>
                    <w:t>(documented preference; HR as secondary)</w:t>
                  </w:r>
                </w:p>
              </w:tc>
              <w:tc>
                <w:tcPr>
                  <w:tcW w:w="5023" w:type="dxa"/>
                </w:tcPr>
                <w:p w14:paraId="4BA58C23" w14:textId="77777777" w:rsidR="00FD4489" w:rsidRDefault="00000000">
                  <w:pPr>
                    <w:pStyle w:val="Compact"/>
                    <w:jc w:val="center"/>
                  </w:pPr>
                  <w:r>
                    <w:t>Cumulative risks, risk differences, and risk ratios are the primary summaries; hazard ratios are reported only as secondary when the estimand is explicitly hazard-based.</w:t>
                  </w:r>
                  <w:commentRangeEnd w:id="41"/>
                  <w:r w:rsidR="002D2302">
                    <w:rPr>
                      <w:rStyle w:val="CommentReference"/>
                      <w:sz w:val="24"/>
                      <w:szCs w:val="24"/>
                    </w:rPr>
                    <w:commentReference w:id="41"/>
                  </w:r>
                </w:p>
              </w:tc>
            </w:tr>
            <w:bookmarkEnd w:id="39"/>
          </w:tbl>
          <w:p w14:paraId="34BAD94E" w14:textId="77777777" w:rsidR="00FD4489" w:rsidRDefault="00FD4489"/>
        </w:tc>
      </w:tr>
    </w:tbl>
    <w:p w14:paraId="581B0ABE" w14:textId="77777777" w:rsidR="00FD4489" w:rsidRDefault="00000000">
      <w:pPr>
        <w:pStyle w:val="BodyText"/>
      </w:pPr>
      <w:r>
        <w:lastRenderedPageBreak/>
        <w:t xml:space="preserve">The remaining methods sections follow the roadmap order. </w:t>
      </w:r>
      <w:hyperlink w:anchor="sec-estimand">
        <w:r>
          <w:rPr>
            <w:rStyle w:val="Hyperlink"/>
          </w:rPr>
          <w:t>Section 3</w:t>
        </w:r>
      </w:hyperlink>
      <w:r>
        <w:t xml:space="preserve"> states the target-trial estimand and identification assumptions used in the simulation. </w:t>
      </w:r>
      <w:hyperlink w:anchor="sec-framework">
        <w:r>
          <w:rPr>
            <w:rStyle w:val="Hyperlink"/>
          </w:rPr>
          <w:t>Section 4</w:t>
        </w:r>
      </w:hyperlink>
      <w:r>
        <w:t xml:space="preserve"> describes the lock, audit, and pre-outcome-decision functions. </w:t>
      </w:r>
      <w:hyperlink w:anchor="sec-dq">
        <w:r>
          <w:rPr>
            <w:rStyle w:val="Hyperlink"/>
          </w:rPr>
          <w:t>Section 5</w:t>
        </w:r>
      </w:hyperlink>
      <w:r>
        <w:t xml:space="preserve"> introduces the DQ stress test, including a threat-to-assumption matrix that is explicit about what each scenario probes and what it does not probe, and discusses calibration of severity ranges from external evidence. </w:t>
      </w:r>
      <w:hyperlink w:anchor="sec-bridge">
        <w:r>
          <w:rPr>
            <w:rStyle w:val="Hyperlink"/>
          </w:rPr>
          <w:t>Section 6</w:t>
        </w:r>
      </w:hyperlink>
      <w:r>
        <w:t xml:space="preserve"> reframes the DQ stress test as a quantitative </w:t>
      </w:r>
      <w:r>
        <w:rPr>
          <w:i/>
          <w:iCs/>
        </w:rPr>
        <w:t>supplement</w:t>
      </w:r>
      <w:r>
        <w:t xml:space="preserve"> to fit-for-purpose review rather than a replacement for it. </w:t>
      </w:r>
      <w:hyperlink w:anchor="sec-implementation">
        <w:r>
          <w:rPr>
            <w:rStyle w:val="Hyperlink"/>
          </w:rPr>
          <w:t>Section 7</w:t>
        </w:r>
      </w:hyperlink>
      <w:r>
        <w:t>–</w:t>
      </w:r>
      <w:hyperlink w:anchor="sec-casestudy">
        <w:r>
          <w:rPr>
            <w:rStyle w:val="Hyperlink"/>
          </w:rPr>
          <w:t>Section 9</w:t>
        </w:r>
      </w:hyperlink>
      <w:r>
        <w:t xml:space="preserve"> report the implementation, the simulation, and the case study; </w:t>
      </w:r>
      <w:hyperlink w:anchor="sec-discussion">
        <w:r>
          <w:rPr>
            <w:rStyle w:val="Hyperlink"/>
          </w:rPr>
          <w:t>Section 10</w:t>
        </w:r>
      </w:hyperlink>
      <w:r>
        <w:t xml:space="preserve"> discusses limitations and the role of post-outcome sensitivity analyses.</w:t>
      </w:r>
    </w:p>
    <w:p w14:paraId="2077F95C" w14:textId="77777777" w:rsidR="00FD4489" w:rsidRDefault="00000000">
      <w:pPr>
        <w:pStyle w:val="Heading1"/>
      </w:pPr>
      <w:bookmarkStart w:id="42" w:name="sec-estimand"/>
      <w:bookmarkEnd w:id="28"/>
      <w:bookmarkEnd w:id="35"/>
      <w:commentRangeStart w:id="43"/>
      <w:r>
        <w:lastRenderedPageBreak/>
        <w:t>3. Estimand, Causal Model, and Identifiability</w:t>
      </w:r>
      <w:commentRangeEnd w:id="43"/>
      <w:r w:rsidR="009D076A">
        <w:rPr>
          <w:rStyle w:val="CommentReference"/>
          <w:sz w:val="40"/>
          <w:szCs w:val="40"/>
        </w:rPr>
        <w:commentReference w:id="43"/>
      </w:r>
    </w:p>
    <w:p w14:paraId="35A60C33" w14:textId="77777777" w:rsidR="00FD4489" w:rsidRDefault="00000000">
      <w:pPr>
        <w:pStyle w:val="Heading2"/>
      </w:pPr>
      <w:bookmarkStart w:id="44" w:name="estimand-specification"/>
      <w:r>
        <w:t>3.1 Estimand specification</w:t>
      </w:r>
    </w:p>
    <w:p w14:paraId="3E2EC8D5" w14:textId="77777777" w:rsidR="00FD4489" w:rsidRDefault="00000000">
      <w:pPr>
        <w:pStyle w:val="FirstParagraph"/>
      </w:pPr>
      <w:r>
        <w:t xml:space="preserve">We follow International Council for Harmonisation (2019) and Dang et al. (2023) by writing the estimand along five attributes. For the running example the population is adults eligible at the index visit. The treatment is a binary point exposure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at index. The endpoint is a binary indicator of the primary event by 24 months, denoted </w:t>
      </w:r>
      <m:oMath>
        <m:r>
          <w:rPr>
            <w:rFonts w:ascii="Cambria Math" w:hAnsi="Cambria Math"/>
          </w:rPr>
          <m:t>Y</m:t>
        </m:r>
      </m:oMath>
      <w:r>
        <w:t xml:space="preserve">. The summary measure is the marginal counterfactual risk difference </w:t>
      </w:r>
      <m:oMath>
        <m:r>
          <w:rPr>
            <w:rFonts w:ascii="Cambria Math" w:hAnsi="Cambria Math"/>
          </w:rPr>
          <m:t>Ψ</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oMath>
      <w:r>
        <w:t xml:space="preserve">. Intercurrent events are handled under a treatment-policy strategy; censoring and treatment switching are not modelled in this illustration. The corresponding statistical estimand under the identification assumptions in </w:t>
      </w:r>
      <w:hyperlink w:anchor="sec-id">
        <w:r>
          <w:rPr>
            <w:rStyle w:val="Hyperlink"/>
          </w:rPr>
          <w:t>Section 3.4</w:t>
        </w:r>
      </w:hyperlink>
      <w:r>
        <w:t xml:space="preserve"> is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W</m:t>
            </m:r>
          </m:e>
        </m:d>
        <m:r>
          <m:rPr>
            <m:sty m:val="p"/>
          </m:rPr>
          <w:rPr>
            <w:rFonts w:ascii="Cambria Math" w:hAnsi="Cambria Math"/>
          </w:rPr>
          <m:t>}</m:t>
        </m:r>
      </m:oMath>
      <w:r>
        <w:t>, the marginal g-formula contrast (J. Robins 1986; Miguel A. Hernán and Robins 2020).</w:t>
      </w:r>
    </w:p>
    <w:p w14:paraId="23DB7816" w14:textId="77777777" w:rsidR="00FD4489" w:rsidRDefault="00000000">
      <w:pPr>
        <w:pStyle w:val="BodyText"/>
      </w:pPr>
      <w:r>
        <w:t xml:space="preserve">In the package this specification is attached to the lock with </w:t>
      </w:r>
      <w:r>
        <w:rPr>
          <w:rStyle w:val="VerbatimChar"/>
        </w:rPr>
        <w:t>attach_</w:t>
      </w:r>
      <w:commentRangeStart w:id="45"/>
      <w:r>
        <w:rPr>
          <w:rStyle w:val="VerbatimChar"/>
        </w:rPr>
        <w:t>estimand</w:t>
      </w:r>
      <w:commentRangeEnd w:id="45"/>
      <w:r w:rsidR="009D076A">
        <w:rPr>
          <w:rStyle w:val="CommentReference"/>
          <w:rFonts w:ascii="Consolas" w:hAnsi="Consolas"/>
          <w:sz w:val="22"/>
          <w:szCs w:val="24"/>
        </w:rPr>
        <w:commentReference w:id="45"/>
      </w:r>
      <w:r>
        <w:rPr>
          <w:rStyle w:val="VerbatimChar"/>
        </w:rPr>
        <w:t>()</w:t>
      </w:r>
      <w:r>
        <w:t xml:space="preserve"> at Stage 1a and is preserved on the lock object that downstream stages consume. The estimand fields are not part of the integrity fingerprint computed by </w:t>
      </w:r>
      <w:r>
        <w:rPr>
          <w:rStyle w:val="VerbatimChar"/>
        </w:rPr>
        <w:t>create_analysis_lock()</w:t>
      </w:r>
      <w:r>
        <w:t xml:space="preserve">; analysts who want a tamper-evident estimand record should pair </w:t>
      </w:r>
      <w:r>
        <w:rPr>
          <w:rStyle w:val="VerbatimChar"/>
        </w:rPr>
        <w:t>attach_estimand()</w:t>
      </w:r>
      <w:r>
        <w:t xml:space="preserve"> with a </w:t>
      </w:r>
      <w:r>
        <w:rPr>
          <w:rStyle w:val="VerbatimChar"/>
        </w:rPr>
        <w:t>record_decision_log_entry()</w:t>
      </w:r>
      <w:r>
        <w:t xml:space="preserve"> call so that any later modification is visible in the exported decision log.</w:t>
      </w:r>
    </w:p>
    <w:p w14:paraId="359A9C44" w14:textId="77777777" w:rsidR="00FD4489" w:rsidRDefault="00000000">
      <w:pPr>
        <w:pStyle w:val="Heading2"/>
      </w:pPr>
      <w:bookmarkStart w:id="46" w:name="causal-model"/>
      <w:bookmarkEnd w:id="44"/>
      <w:r>
        <w:t>3.2 Causal model</w:t>
      </w:r>
    </w:p>
    <w:p w14:paraId="07699FFE" w14:textId="77777777" w:rsidR="00FD4489" w:rsidRDefault="00000000">
      <w:pPr>
        <w:pStyle w:val="FirstParagraph"/>
      </w:pPr>
      <w:r>
        <w:t xml:space="preserve">The data-generating process has five baseline covariates </w:t>
      </w:r>
      <m:oMath>
        <m:r>
          <w:rPr>
            <w:rFonts w:ascii="Cambria Math" w:hAnsi="Cambria Math"/>
          </w:rPr>
          <m:t>W</m:t>
        </m:r>
        <m:r>
          <m:rPr>
            <m:sty m:val="p"/>
          </m:rPr>
          <w:rPr>
            <w:rFonts w:ascii="Cambria Math" w:hAnsi="Cambria Math"/>
          </w:rPr>
          <m:t>=</m:t>
        </m:r>
        <m:d>
          <m:dPr>
            <m:ctrlPr>
              <w:rPr>
                <w:rFonts w:ascii="Cambria Math" w:hAnsi="Cambria Math"/>
              </w:rPr>
            </m:ctrlPr>
          </m:dPr>
          <m:e>
            <m:r>
              <m:rPr>
                <m:nor/>
              </m:rPr>
              <m:t>age</m:t>
            </m:r>
            <m:r>
              <m:rPr>
                <m:sty m:val="p"/>
              </m:rPr>
              <w:rPr>
                <w:rFonts w:ascii="Cambria Math" w:hAnsi="Cambria Math"/>
              </w:rPr>
              <m:t>,</m:t>
            </m:r>
            <m:r>
              <m:rPr>
                <m:nor/>
              </m:rPr>
              <m:t>sex</m:t>
            </m:r>
            <m:r>
              <m:rPr>
                <m:sty m:val="p"/>
              </m:rPr>
              <w:rPr>
                <w:rFonts w:ascii="Cambria Math" w:hAnsi="Cambria Math"/>
              </w:rPr>
              <m:t>,</m:t>
            </m:r>
            <m:r>
              <m:rPr>
                <m:nor/>
              </m:rPr>
              <m:t>biomarker</m:t>
            </m:r>
            <m:r>
              <m:rPr>
                <m:sty m:val="p"/>
              </m:rPr>
              <w:rPr>
                <w:rFonts w:ascii="Cambria Math" w:hAnsi="Cambria Math"/>
              </w:rPr>
              <m:t>,</m:t>
            </m:r>
            <m:r>
              <m:rPr>
                <m:nor/>
              </m:rPr>
              <m:t>comorbidity</m:t>
            </m:r>
            <m:r>
              <m:rPr>
                <m:sty m:val="p"/>
              </m:rPr>
              <w:rPr>
                <w:rFonts w:ascii="Cambria Math" w:hAnsi="Cambria Math"/>
              </w:rPr>
              <m:t>,</m:t>
            </m:r>
            <m:r>
              <m:rPr>
                <m:nor/>
              </m:rPr>
              <m:t>CKD</m:t>
            </m:r>
          </m:e>
        </m:d>
      </m:oMath>
      <w:r>
        <w:t xml:space="preserve">, a binary treatment </w:t>
      </w:r>
      <m:oMath>
        <m:r>
          <w:rPr>
            <w:rFonts w:ascii="Cambria Math" w:hAnsi="Cambria Math"/>
          </w:rPr>
          <m:t>A</m:t>
        </m:r>
      </m:oMath>
      <w:r>
        <w:t xml:space="preserve"> that depends on </w:t>
      </w:r>
      <m:oMath>
        <m:r>
          <w:rPr>
            <w:rFonts w:ascii="Cambria Math" w:hAnsi="Cambria Math"/>
          </w:rPr>
          <m:t>W</m:t>
        </m:r>
      </m:oMath>
      <w:r>
        <w:t xml:space="preserve">, and a binary outcome </w:t>
      </w:r>
      <m:oMath>
        <m:r>
          <w:rPr>
            <w:rFonts w:ascii="Cambria Math" w:hAnsi="Cambria Math"/>
          </w:rPr>
          <m:t>Y</m:t>
        </m:r>
      </m:oMath>
      <w:r>
        <w:t xml:space="preserve"> at 24 months. In the unmeasured-confounding scenario a binary </w:t>
      </w:r>
      <m:oMath>
        <m:r>
          <w:rPr>
            <w:rFonts w:ascii="Cambria Math" w:hAnsi="Cambria Math"/>
          </w:rPr>
          <m:t>U</m:t>
        </m:r>
        <m:r>
          <m:rPr>
            <m:sty m:val="p"/>
          </m:rPr>
          <w:rPr>
            <w:rFonts w:ascii="Cambria Math" w:hAnsi="Cambria Math"/>
          </w:rPr>
          <m:t>∼</m:t>
        </m:r>
        <m:r>
          <m:rPr>
            <m:nor/>
          </m:rPr>
          <m:t>Bern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m:t>
                </m:r>
              </m:sub>
            </m:sSub>
          </m:e>
        </m:d>
      </m:oMath>
      <w:r>
        <w:t xml:space="preserve"> also affects both </w:t>
      </w:r>
      <m:oMath>
        <m:r>
          <w:rPr>
            <w:rFonts w:ascii="Cambria Math" w:hAnsi="Cambria Math"/>
          </w:rPr>
          <m:t>A</m:t>
        </m:r>
      </m:oMath>
      <w:r>
        <w:t xml:space="preserve"> and </w:t>
      </w:r>
      <m:oMath>
        <m:r>
          <w:rPr>
            <w:rFonts w:ascii="Cambria Math" w:hAnsi="Cambria Math"/>
          </w:rPr>
          <m:t>Y</m:t>
        </m:r>
      </m:oMath>
      <w:r>
        <w:t>. The DAG is</w:t>
      </w:r>
    </w:p>
    <w:p w14:paraId="7A2B8B17" w14:textId="77777777" w:rsidR="00FD4489" w:rsidRDefault="00000000">
      <w:pPr>
        <w:pStyle w:val="SourceCode"/>
      </w:pPr>
      <w:r>
        <w:rPr>
          <w:rStyle w:val="VerbatimChar"/>
        </w:rPr>
        <w:t xml:space="preserve">   W ───► A ──► Y</w:t>
      </w:r>
      <w:r>
        <w:br/>
      </w:r>
      <w:r>
        <w:rPr>
          <w:rStyle w:val="VerbatimChar"/>
        </w:rPr>
        <w:t xml:space="preserve">   │          ▲</w:t>
      </w:r>
      <w:r>
        <w:br/>
      </w:r>
      <w:r>
        <w:rPr>
          <w:rStyle w:val="VerbatimChar"/>
        </w:rPr>
        <w:t xml:space="preserve">   └──────────┘</w:t>
      </w:r>
      <w:r>
        <w:br/>
      </w:r>
      <w:r>
        <w:rPr>
          <w:rStyle w:val="VerbatimChar"/>
        </w:rPr>
        <w:t xml:space="preserve">   (Scenario C only:)</w:t>
      </w:r>
      <w:r>
        <w:br/>
      </w:r>
      <w:r>
        <w:rPr>
          <w:rStyle w:val="VerbatimChar"/>
        </w:rPr>
        <w:t xml:space="preserve">   U ──► A</w:t>
      </w:r>
      <w:r>
        <w:br/>
      </w:r>
      <w:r>
        <w:rPr>
          <w:rStyle w:val="VerbatimChar"/>
        </w:rPr>
        <w:t xml:space="preserve">   U ──► Y</w:t>
      </w:r>
    </w:p>
    <w:p w14:paraId="7383FDEB" w14:textId="77777777" w:rsidR="00FD4489" w:rsidRDefault="00000000">
      <w:pPr>
        <w:pStyle w:val="FirstParagraph"/>
      </w:pPr>
      <w:r>
        <w:t xml:space="preserve">with no arrow from </w:t>
      </w:r>
      <m:oMath>
        <m:r>
          <w:rPr>
            <w:rFonts w:ascii="Cambria Math" w:hAnsi="Cambria Math"/>
          </w:rPr>
          <m:t>A</m:t>
        </m:r>
      </m:oMath>
      <w:r>
        <w:t xml:space="preserve"> to </w:t>
      </w:r>
      <m:oMath>
        <m:r>
          <w:rPr>
            <w:rFonts w:ascii="Cambria Math" w:hAnsi="Cambria Math"/>
          </w:rPr>
          <m:t>W</m:t>
        </m:r>
      </m:oMath>
      <w:r>
        <w:t xml:space="preserve"> (point exposure) and no arrow between </w:t>
      </w:r>
      <m:oMath>
        <m:r>
          <w:rPr>
            <w:rFonts w:ascii="Cambria Math" w:hAnsi="Cambria Math"/>
          </w:rPr>
          <m:t>W</m:t>
        </m:r>
      </m:oMath>
      <w:r>
        <w:t xml:space="preserve"> and </w:t>
      </w:r>
      <m:oMath>
        <m:r>
          <w:rPr>
            <w:rFonts w:ascii="Cambria Math" w:hAnsi="Cambria Math"/>
          </w:rPr>
          <m:t>U</m:t>
        </m:r>
      </m:oMath>
      <w:r>
        <w:t>.</w:t>
      </w:r>
    </w:p>
    <w:p w14:paraId="29B11749" w14:textId="77777777" w:rsidR="00FD4489" w:rsidRDefault="00000000">
      <w:pPr>
        <w:pStyle w:val="Heading2"/>
      </w:pPr>
      <w:bookmarkStart w:id="47" w:name="event-process-classification"/>
      <w:bookmarkEnd w:id="46"/>
      <w:r>
        <w:t>3.3 Event-process classification</w:t>
      </w:r>
    </w:p>
    <w:p w14:paraId="09D70930" w14:textId="77777777" w:rsidR="00FD4489" w:rsidRDefault="00000000">
      <w:pPr>
        <w:pStyle w:val="FirstParagraph"/>
      </w:pPr>
      <w:r>
        <w:t xml:space="preserve">A recurring source of ambiguity in real-world evidence analyses is the treatment of post-baseline events such as treatment discontinuation, treatment switching, death, loss to follow-up, administrative end of follow-up, and missing outcome measurement. These events should not be assigned generically to censoring or exclusion rules. Instead, each event should be mapped to its role in the causal estimand, its corresponding ICH E9(R1) intercurrent-event strategy when applicable, and its operational role in estimation. For example, death may be an outcome, a competing event, a component of a composite </w:t>
      </w:r>
      <w:r>
        <w:lastRenderedPageBreak/>
        <w:t xml:space="preserve">endpoint, or an intercurrent event requiring a treatment-policy, hypothetical, composite, while-on-treatment, or principal-stratum strategy, depending on the clinical question. This classification should be prespecified and linked to sensitivity analyses; the package provides </w:t>
      </w:r>
      <w:r>
        <w:rPr>
          <w:rStyle w:val="VerbatimChar"/>
        </w:rPr>
        <w:t>clean_event_process_table()</w:t>
      </w:r>
      <w:r>
        <w:t xml:space="preserve"> to record it as a structured object that the audit log can carry.</w:t>
      </w:r>
    </w:p>
    <w:p w14:paraId="19883CB9" w14:textId="77777777" w:rsidR="00FD4489" w:rsidRDefault="00000000">
      <w:pPr>
        <w:pStyle w:val="Heading2"/>
      </w:pPr>
      <w:bookmarkStart w:id="48" w:name="sec-id"/>
      <w:bookmarkEnd w:id="47"/>
      <w:r>
        <w:t>3.4 Identifiability assumptions</w:t>
      </w:r>
    </w:p>
    <w:p w14:paraId="1A8E4739" w14:textId="77777777" w:rsidR="00FD4489" w:rsidRDefault="00000000">
      <w:pPr>
        <w:pStyle w:val="FirstParagraph"/>
      </w:pPr>
      <w:r>
        <w:t xml:space="preserve">Under this DAG, </w:t>
      </w:r>
      <m:oMath>
        <m:r>
          <w:rPr>
            <w:rFonts w:ascii="Cambria Math" w:hAnsi="Cambria Math"/>
          </w:rPr>
          <m:t>Ψ</m:t>
        </m:r>
      </m:oMath>
      <w:r>
        <w:t xml:space="preserve"> is identified by the g-formula if the following six assumptions hold (Miguel A. Hernán and Robins 2020). We list each assumption together with the DQ stress-test scenario that probes it; this mapping is one of the main reasons the DQ stress test is useful.</w:t>
      </w:r>
    </w:p>
    <w:p w14:paraId="5F4F0A28" w14:textId="77777777" w:rsidR="00FD4489" w:rsidRDefault="00000000">
      <w:pPr>
        <w:pStyle w:val="Compact"/>
        <w:numPr>
          <w:ilvl w:val="0"/>
          <w:numId w:val="2"/>
        </w:numPr>
      </w:pPr>
      <w:r>
        <w:rPr>
          <w:i/>
          <w:iCs/>
        </w:rPr>
        <w:t>Conditional exchangeability</w:t>
      </w:r>
      <w:r>
        <w:t xml:space="preserve">, </w:t>
      </w:r>
      <m:oMath>
        <m:r>
          <w:rPr>
            <w:rFonts w:ascii="Cambria Math" w:hAnsi="Cambria Math"/>
          </w:rPr>
          <m:t>Y</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W</m:t>
        </m:r>
      </m:oMath>
      <w:r>
        <w:t xml:space="preserve">. This holds in scenarios A and B by construction. It is violated by construction in scenario C, where </w:t>
      </w:r>
      <m:oMath>
        <m:r>
          <w:rPr>
            <w:rFonts w:ascii="Cambria Math" w:hAnsi="Cambria Math"/>
          </w:rPr>
          <m:t>U</m:t>
        </m:r>
      </m:oMath>
      <w:r>
        <w:t xml:space="preserve"> is not in the analyst’s adjustment set. </w:t>
      </w:r>
      <w:r>
        <w:rPr>
          <w:b/>
          <w:bCs/>
        </w:rPr>
        <w:t>Probed by:</w:t>
      </w:r>
      <w:r>
        <w:t xml:space="preserve"> the unmeasured-confounding scenario in </w:t>
      </w:r>
      <w:r>
        <w:rPr>
          <w:rStyle w:val="VerbatimChar"/>
        </w:rPr>
        <w:t>run_plasmode_dq_stress()</w:t>
      </w:r>
      <w:r>
        <w:t>.</w:t>
      </w:r>
    </w:p>
    <w:p w14:paraId="76458010" w14:textId="77777777" w:rsidR="00FD4489" w:rsidRDefault="00000000">
      <w:pPr>
        <w:pStyle w:val="Compact"/>
        <w:numPr>
          <w:ilvl w:val="0"/>
          <w:numId w:val="2"/>
        </w:numPr>
      </w:pPr>
      <w:r>
        <w:rPr>
          <w:i/>
          <w:iCs/>
        </w:rPr>
        <w:t>Positivity</w:t>
      </w:r>
      <w:r>
        <w:t xml:space="preserve">, </w:t>
      </w:r>
      <m:oMath>
        <m:r>
          <w:rPr>
            <w:rFonts w:ascii="Cambria Math" w:hAnsi="Cambria Math"/>
          </w:rPr>
          <m:t>0</m:t>
        </m:r>
        <m:r>
          <m:rPr>
            <m:sty m:val="p"/>
          </m:rPr>
          <w:rPr>
            <w:rFonts w:ascii="Cambria Math" w:hAnsi="Cambria Math"/>
          </w:rPr>
          <m:t>&lt;Pr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e>
        </m:d>
        <m:r>
          <m:rPr>
            <m:sty m:val="p"/>
          </m:rPr>
          <w:rPr>
            <w:rFonts w:ascii="Cambria Math" w:hAnsi="Cambria Math"/>
          </w:rPr>
          <m:t>&lt;</m:t>
        </m:r>
        <m:r>
          <w:rPr>
            <w:rFonts w:ascii="Cambria Math" w:hAnsi="Cambria Math"/>
          </w:rPr>
          <m:t>1</m:t>
        </m:r>
      </m:oMath>
      <w:r>
        <w:t xml:space="preserve"> for every </w:t>
      </w:r>
      <m:oMath>
        <m:r>
          <w:rPr>
            <w:rFonts w:ascii="Cambria Math" w:hAnsi="Cambria Math"/>
          </w:rPr>
          <m:t>W</m:t>
        </m:r>
      </m:oMath>
      <w:r>
        <w:t xml:space="preserve"> in the support. Scenario A satisfies this comfortably. Scenario B pushes the propensity toward the boundary but does not violate it in the limit. </w:t>
      </w:r>
      <w:r>
        <w:rPr>
          <w:b/>
          <w:bCs/>
        </w:rPr>
        <w:t>Probed by:</w:t>
      </w:r>
      <w:r>
        <w:t xml:space="preserve"> the truncation level of each TMLE candidate; near-positivity violations show up as inflated SE/SD in the baseline plasmode metrics.</w:t>
      </w:r>
    </w:p>
    <w:p w14:paraId="634ED65A" w14:textId="77777777" w:rsidR="00FD4489" w:rsidRDefault="00000000">
      <w:pPr>
        <w:pStyle w:val="Compact"/>
        <w:numPr>
          <w:ilvl w:val="0"/>
          <w:numId w:val="2"/>
        </w:numPr>
      </w:pPr>
      <w:r>
        <w:rPr>
          <w:i/>
          <w:iCs/>
        </w:rPr>
        <w:t>Consistency / SUTVA</w:t>
      </w:r>
      <w:r>
        <w:t xml:space="preserve">, </w:t>
      </w:r>
      <m:oMath>
        <m:r>
          <w:rPr>
            <w:rFonts w:ascii="Cambria Math" w:hAnsi="Cambria Math"/>
          </w:rPr>
          <m:t>Y</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A</m:t>
            </m:r>
          </m:e>
        </m:d>
      </m:oMath>
      <w:r>
        <w:t xml:space="preserve">. </w:t>
      </w:r>
      <w:r>
        <w:rPr>
          <w:b/>
          <w:bCs/>
        </w:rPr>
        <w:t>Probed by:</w:t>
      </w:r>
      <w:r>
        <w:t xml:space="preserve"> the treatment- misclassification scenario, which simulates a violation of consistency caused by exposure-algorithm error.</w:t>
      </w:r>
    </w:p>
    <w:p w14:paraId="6282344D" w14:textId="77777777" w:rsidR="00FD4489" w:rsidRDefault="00000000">
      <w:pPr>
        <w:pStyle w:val="Compact"/>
        <w:numPr>
          <w:ilvl w:val="0"/>
          <w:numId w:val="2"/>
        </w:numPr>
      </w:pPr>
      <w:r>
        <w:rPr>
          <w:i/>
          <w:iCs/>
        </w:rPr>
        <w:t>No measurement error in the outcome</w:t>
      </w:r>
      <w:r>
        <w:t xml:space="preserve">, </w:t>
      </w:r>
      <m:oMath>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oMath>
      <w:r>
        <w:t xml:space="preserve">. </w:t>
      </w:r>
      <w:r>
        <w:rPr>
          <w:b/>
          <w:bCs/>
        </w:rPr>
        <w:t>Probed by:</w:t>
      </w:r>
      <w:r>
        <w:t xml:space="preserve"> the outcome-misclassification scenario, with optional per-arm differential misclassification.</w:t>
      </w:r>
    </w:p>
    <w:p w14:paraId="381D669C" w14:textId="77777777" w:rsidR="00FD4489" w:rsidRDefault="00000000">
      <w:pPr>
        <w:pStyle w:val="Compact"/>
        <w:numPr>
          <w:ilvl w:val="0"/>
          <w:numId w:val="2"/>
        </w:numPr>
      </w:pPr>
      <w:r>
        <w:rPr>
          <w:i/>
          <w:iCs/>
        </w:rPr>
        <w:t>Stratified MCAR for the covariates</w:t>
      </w:r>
      <w:r>
        <w:t xml:space="preserve">, </w:t>
      </w:r>
      <m:oMath>
        <m:r>
          <w:rPr>
            <w:rFonts w:ascii="Cambria Math" w:hAnsi="Cambria Math"/>
          </w:rPr>
          <m:t>W</m:t>
        </m:r>
      </m:oMath>
      <w:r>
        <w:t xml:space="preserve"> is missing completely at random within strata of fully measured variables. </w:t>
      </w:r>
      <w:r>
        <w:rPr>
          <w:b/>
          <w:bCs/>
        </w:rPr>
        <w:t>Probed by:</w:t>
      </w:r>
      <w:r>
        <w:t xml:space="preserve"> the covariate-missingness scenario, which sets a fraction of values to NA and imputes with the column median.</w:t>
      </w:r>
    </w:p>
    <w:p w14:paraId="5AF63315" w14:textId="77777777" w:rsidR="00FD4489" w:rsidRDefault="00000000">
      <w:pPr>
        <w:pStyle w:val="Compact"/>
        <w:numPr>
          <w:ilvl w:val="0"/>
          <w:numId w:val="2"/>
        </w:numPr>
      </w:pPr>
      <w:r>
        <w:rPr>
          <w:i/>
          <w:iCs/>
        </w:rPr>
        <w:t>Correctly specified nuisance models</w:t>
      </w:r>
      <w:r>
        <w:t xml:space="preserve"> for </w:t>
      </w:r>
      <m:oMath>
        <m:r>
          <w:rPr>
            <w:rFonts w:ascii="Cambria Math" w:hAnsi="Cambria Math"/>
          </w:rPr>
          <m:t>g</m:t>
        </m:r>
        <m:d>
          <m:dPr>
            <m:ctrlPr>
              <w:rPr>
                <w:rFonts w:ascii="Cambria Math" w:hAnsi="Cambria Math"/>
              </w:rPr>
            </m:ctrlPr>
          </m:dPr>
          <m:e>
            <m:r>
              <w:rPr>
                <w:rFonts w:ascii="Cambria Math" w:hAnsi="Cambria Math"/>
              </w:rPr>
              <m:t>W</m:t>
            </m:r>
          </m:e>
        </m:d>
      </m:oMath>
      <w:r>
        <w:t xml:space="preserve"> and </w:t>
      </w: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W</m:t>
            </m:r>
          </m:e>
        </m:d>
      </m:oMath>
      <w:r>
        <w:t xml:space="preserve">, including the SuperLearner library and the truncation rule. </w:t>
      </w:r>
      <w:r>
        <w:rPr>
          <w:b/>
          <w:bCs/>
        </w:rPr>
        <w:t>Probed by:</w:t>
      </w:r>
      <w:r>
        <w:t xml:space="preserve"> the standard plasmode candidate-selection metrics, which compare candidates that vary the SuperLearner library and the truncation rule.</w:t>
      </w:r>
    </w:p>
    <w:p w14:paraId="32128040" w14:textId="77777777" w:rsidR="00FD4489" w:rsidRDefault="00000000">
      <w:pPr>
        <w:pStyle w:val="FirstParagraph"/>
      </w:pPr>
      <w:r>
        <w:t>The simulation thus contains one analytic challenge (marginal overlap, B) and one identifiability violation (unmeasured confounding, C). We use C to demonstrate what the DQ stress test flags under a prespecified latent-U scenario, and to contrast the stress-test output with the post-hoc E-value (VanderWeele and Ding 2017) and with the negative-control-outcome check (Lipsitch, Tchetgen Tchetgen, and Cohen 2010).</w:t>
      </w:r>
    </w:p>
    <w:p w14:paraId="0ACEE601" w14:textId="77777777" w:rsidR="00FD4489" w:rsidRDefault="00000000">
      <w:pPr>
        <w:pStyle w:val="Heading1"/>
      </w:pPr>
      <w:bookmarkStart w:id="49" w:name="sec-framework"/>
      <w:bookmarkEnd w:id="42"/>
      <w:bookmarkEnd w:id="48"/>
      <w:r>
        <w:lastRenderedPageBreak/>
        <w:t>4. The cleanTMLE Framework</w:t>
      </w:r>
    </w:p>
    <w:p w14:paraId="3E5A642B" w14:textId="77777777" w:rsidR="00FD4489" w:rsidRDefault="00000000">
      <w:pPr>
        <w:pStyle w:val="Heading2"/>
      </w:pPr>
      <w:bookmarkStart w:id="50" w:name="staged-workflow"/>
      <w:r>
        <w:t>4.1 Staged workflow</w:t>
      </w:r>
    </w:p>
    <w:p w14:paraId="2CC19B1E" w14:textId="77777777" w:rsidR="00FD4489" w:rsidRDefault="00000000">
      <w:pPr>
        <w:pStyle w:val="FirstParagraph"/>
      </w:pPr>
      <w:commentRangeStart w:id="51"/>
      <w:r>
        <w:t xml:space="preserve">cleanTMLE adopts the staged design described informally in Muntner et al. (2024) and formalised in Dang et al. (2023) and Gruber, Lee, et al. (2024). </w:t>
      </w:r>
      <w:commentRangeEnd w:id="51"/>
      <w:r w:rsidR="004F0A38">
        <w:rPr>
          <w:rStyle w:val="CommentReference"/>
          <w:sz w:val="24"/>
          <w:szCs w:val="24"/>
        </w:rPr>
        <w:commentReference w:id="51"/>
      </w:r>
      <w:r>
        <w:t xml:space="preserve">Stage names below are package-internal labels; the stage </w:t>
      </w:r>
      <w:r>
        <w:rPr>
          <w:i/>
          <w:iCs/>
        </w:rPr>
        <w:t>content</w:t>
      </w:r>
      <w:r>
        <w:t xml:space="preserve"> matches Steps 0–6 of Dang et al. (2023).</w:t>
      </w:r>
    </w:p>
    <w:tbl>
      <w:tblPr>
        <w:tblStyle w:val="Table"/>
        <w:tblW w:w="5000" w:type="pct"/>
        <w:tblLayout w:type="fixed"/>
        <w:tblLook w:val="0020" w:firstRow="1" w:lastRow="0" w:firstColumn="0" w:lastColumn="0" w:noHBand="0" w:noVBand="0"/>
      </w:tblPr>
      <w:tblGrid>
        <w:gridCol w:w="2234"/>
        <w:gridCol w:w="2873"/>
        <w:gridCol w:w="4469"/>
      </w:tblGrid>
      <w:tr w:rsidR="00FD4489" w14:paraId="4ADF2CA2"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1848" w:type="dxa"/>
          </w:tcPr>
          <w:p w14:paraId="1A688B0B" w14:textId="77777777" w:rsidR="00FD4489" w:rsidRDefault="00000000">
            <w:pPr>
              <w:pStyle w:val="Compact"/>
            </w:pPr>
            <w:r>
              <w:t>Stage</w:t>
            </w:r>
          </w:p>
        </w:tc>
        <w:tc>
          <w:tcPr>
            <w:tcW w:w="2376" w:type="dxa"/>
          </w:tcPr>
          <w:p w14:paraId="37AAE0DD" w14:textId="77777777" w:rsidR="00FD4489" w:rsidRDefault="00000000">
            <w:pPr>
              <w:pStyle w:val="Compact"/>
            </w:pPr>
            <w:r>
              <w:t>Purpose</w:t>
            </w:r>
          </w:p>
        </w:tc>
        <w:tc>
          <w:tcPr>
            <w:tcW w:w="3696" w:type="dxa"/>
          </w:tcPr>
          <w:p w14:paraId="31815D25" w14:textId="77777777" w:rsidR="00FD4489" w:rsidRDefault="00000000">
            <w:pPr>
              <w:pStyle w:val="Compact"/>
              <w:jc w:val="center"/>
            </w:pPr>
            <w:r>
              <w:t>Does the function read the outcome?</w:t>
            </w:r>
          </w:p>
        </w:tc>
      </w:tr>
      <w:tr w:rsidR="00FD4489" w14:paraId="27586D3C" w14:textId="77777777">
        <w:tc>
          <w:tcPr>
            <w:tcW w:w="1848" w:type="dxa"/>
          </w:tcPr>
          <w:p w14:paraId="6EC014AC" w14:textId="77777777" w:rsidR="00FD4489" w:rsidRDefault="00000000">
            <w:pPr>
              <w:pStyle w:val="Compact"/>
            </w:pPr>
            <w:r>
              <w:t>0</w:t>
            </w:r>
          </w:p>
        </w:tc>
        <w:tc>
          <w:tcPr>
            <w:tcW w:w="2376" w:type="dxa"/>
          </w:tcPr>
          <w:p w14:paraId="59E5F1CF" w14:textId="77777777" w:rsidR="00FD4489" w:rsidRDefault="00000000">
            <w:pPr>
              <w:pStyle w:val="Compact"/>
            </w:pPr>
            <w:r>
              <w:t>Feasibility assessment, utilisation study, draft protocol/SAP (Muntner et al. 2024; Kent 2026)</w:t>
            </w:r>
          </w:p>
        </w:tc>
        <w:tc>
          <w:tcPr>
            <w:tcW w:w="3696" w:type="dxa"/>
          </w:tcPr>
          <w:p w14:paraId="657A7E9E" w14:textId="77777777" w:rsidR="00FD4489" w:rsidRDefault="00000000">
            <w:pPr>
              <w:pStyle w:val="Compact"/>
              <w:jc w:val="center"/>
            </w:pPr>
            <w:r>
              <w:t>No (no data access yet)</w:t>
            </w:r>
          </w:p>
        </w:tc>
      </w:tr>
      <w:tr w:rsidR="00FD4489" w14:paraId="52E6230F" w14:textId="77777777">
        <w:tc>
          <w:tcPr>
            <w:tcW w:w="1848" w:type="dxa"/>
          </w:tcPr>
          <w:p w14:paraId="0663579D" w14:textId="77777777" w:rsidR="00FD4489" w:rsidRDefault="00000000">
            <w:pPr>
              <w:pStyle w:val="Compact"/>
            </w:pPr>
            <w:r>
              <w:t>1a</w:t>
            </w:r>
          </w:p>
        </w:tc>
        <w:tc>
          <w:tcPr>
            <w:tcW w:w="2376" w:type="dxa"/>
          </w:tcPr>
          <w:p w14:paraId="2C24DA15" w14:textId="77777777" w:rsidR="00FD4489" w:rsidRDefault="00000000">
            <w:pPr>
              <w:pStyle w:val="Compact"/>
            </w:pPr>
            <w:r>
              <w:t>Lock estimand, covariates, SuperLearner library, candidate grid</w:t>
            </w:r>
          </w:p>
        </w:tc>
        <w:tc>
          <w:tcPr>
            <w:tcW w:w="3696" w:type="dxa"/>
          </w:tcPr>
          <w:p w14:paraId="1CCF2C60" w14:textId="77777777" w:rsidR="00FD4489" w:rsidRDefault="00000000">
            <w:pPr>
              <w:pStyle w:val="Compact"/>
              <w:jc w:val="center"/>
            </w:pPr>
            <w:r>
              <w:t>No</w:t>
            </w:r>
          </w:p>
        </w:tc>
      </w:tr>
      <w:tr w:rsidR="00FD4489" w14:paraId="0DE71B77" w14:textId="77777777">
        <w:tc>
          <w:tcPr>
            <w:tcW w:w="1848" w:type="dxa"/>
          </w:tcPr>
          <w:p w14:paraId="61DBDB87" w14:textId="77777777" w:rsidR="00FD4489" w:rsidRDefault="00000000">
            <w:pPr>
              <w:pStyle w:val="Compact"/>
            </w:pPr>
            <w:r>
              <w:t>1b</w:t>
            </w:r>
          </w:p>
        </w:tc>
        <w:tc>
          <w:tcPr>
            <w:tcW w:w="2376" w:type="dxa"/>
          </w:tcPr>
          <w:p w14:paraId="4A81A528" w14:textId="77777777" w:rsidR="00FD4489" w:rsidRDefault="00000000">
            <w:pPr>
              <w:pStyle w:val="Compact"/>
            </w:pPr>
            <w:r>
              <w:t xml:space="preserve">Cohort adequacy: </w:t>
            </w:r>
            <m:oMath>
              <m:r>
                <w:rPr>
                  <w:rFonts w:ascii="Cambria Math" w:hAnsi="Cambria Math"/>
                </w:rPr>
                <m:t>N</m:t>
              </m:r>
            </m:oMath>
            <w:r>
              <w:t xml:space="preserve"> per arm, events, design precision</w:t>
            </w:r>
          </w:p>
        </w:tc>
        <w:tc>
          <w:tcPr>
            <w:tcW w:w="3696" w:type="dxa"/>
          </w:tcPr>
          <w:p w14:paraId="6AA9C493" w14:textId="77777777" w:rsidR="00FD4489" w:rsidRDefault="00000000">
            <w:pPr>
              <w:pStyle w:val="Compact"/>
              <w:jc w:val="center"/>
            </w:pPr>
            <w:r>
              <w:t>Events only</w:t>
            </w:r>
          </w:p>
        </w:tc>
      </w:tr>
      <w:tr w:rsidR="00FD4489" w14:paraId="306E6BF1" w14:textId="77777777">
        <w:tc>
          <w:tcPr>
            <w:tcW w:w="1848" w:type="dxa"/>
          </w:tcPr>
          <w:p w14:paraId="76155275" w14:textId="77777777" w:rsidR="00FD4489" w:rsidRDefault="00000000">
            <w:pPr>
              <w:pStyle w:val="Compact"/>
            </w:pPr>
            <w:r>
              <w:t>2a</w:t>
            </w:r>
          </w:p>
        </w:tc>
        <w:tc>
          <w:tcPr>
            <w:tcW w:w="2376" w:type="dxa"/>
          </w:tcPr>
          <w:p w14:paraId="2B09557B" w14:textId="77777777" w:rsidR="00FD4489" w:rsidRDefault="00000000">
            <w:pPr>
              <w:pStyle w:val="Compact"/>
            </w:pPr>
            <w:r>
              <w:t>Propensity-score diagnostics: overlap, ESS, balance</w:t>
            </w:r>
          </w:p>
        </w:tc>
        <w:tc>
          <w:tcPr>
            <w:tcW w:w="3696" w:type="dxa"/>
          </w:tcPr>
          <w:p w14:paraId="202116A5" w14:textId="77777777" w:rsidR="00FD4489" w:rsidRDefault="00000000">
            <w:pPr>
              <w:pStyle w:val="Compact"/>
              <w:jc w:val="center"/>
            </w:pPr>
            <w:r>
              <w:t>No</w:t>
            </w:r>
          </w:p>
        </w:tc>
      </w:tr>
      <w:tr w:rsidR="00FD4489" w14:paraId="70F7F1A2" w14:textId="77777777">
        <w:tc>
          <w:tcPr>
            <w:tcW w:w="1848" w:type="dxa"/>
          </w:tcPr>
          <w:p w14:paraId="172FD8A4" w14:textId="77777777" w:rsidR="00FD4489" w:rsidRDefault="00000000">
            <w:pPr>
              <w:pStyle w:val="Compact"/>
            </w:pPr>
            <w:r>
              <w:t>2b</w:t>
            </w:r>
          </w:p>
        </w:tc>
        <w:tc>
          <w:tcPr>
            <w:tcW w:w="2376" w:type="dxa"/>
          </w:tcPr>
          <w:p w14:paraId="2196C81F" w14:textId="77777777" w:rsidR="00FD4489" w:rsidRDefault="00000000">
            <w:pPr>
              <w:pStyle w:val="Compact"/>
            </w:pPr>
            <w:r>
              <w:t>Outcome-blind plasmode candidate selection</w:t>
            </w:r>
          </w:p>
        </w:tc>
        <w:tc>
          <w:tcPr>
            <w:tcW w:w="3696" w:type="dxa"/>
          </w:tcPr>
          <w:p w14:paraId="30881E1C" w14:textId="77777777" w:rsidR="00FD4489" w:rsidRDefault="00000000">
            <w:pPr>
              <w:pStyle w:val="Compact"/>
              <w:jc w:val="center"/>
            </w:pPr>
            <w:r>
              <w:t>No (synthetic outcome)</w:t>
            </w:r>
          </w:p>
        </w:tc>
      </w:tr>
      <w:tr w:rsidR="00FD4489" w14:paraId="74252D0F" w14:textId="77777777">
        <w:tc>
          <w:tcPr>
            <w:tcW w:w="1848" w:type="dxa"/>
          </w:tcPr>
          <w:p w14:paraId="72FDCF68" w14:textId="77777777" w:rsidR="00FD4489" w:rsidRDefault="00000000">
            <w:pPr>
              <w:pStyle w:val="Compact"/>
            </w:pPr>
            <w:r>
              <w:rPr>
                <w:b/>
                <w:bCs/>
              </w:rPr>
              <w:t>2c</w:t>
            </w:r>
          </w:p>
        </w:tc>
        <w:tc>
          <w:tcPr>
            <w:tcW w:w="2376" w:type="dxa"/>
          </w:tcPr>
          <w:p w14:paraId="0E0AB6DB" w14:textId="77777777" w:rsidR="00FD4489" w:rsidRDefault="00000000">
            <w:pPr>
              <w:pStyle w:val="Compact"/>
            </w:pPr>
            <w:r>
              <w:rPr>
                <w:b/>
                <w:bCs/>
              </w:rPr>
              <w:t>Plasmode DQ stress test</w:t>
            </w:r>
          </w:p>
        </w:tc>
        <w:tc>
          <w:tcPr>
            <w:tcW w:w="3696" w:type="dxa"/>
          </w:tcPr>
          <w:p w14:paraId="4C159C97" w14:textId="77777777" w:rsidR="00FD4489" w:rsidRDefault="00000000">
            <w:pPr>
              <w:pStyle w:val="Compact"/>
              <w:jc w:val="center"/>
            </w:pPr>
            <w:r>
              <w:rPr>
                <w:b/>
                <w:bCs/>
              </w:rPr>
              <w:t>No (synthetic outcome)</w:t>
            </w:r>
          </w:p>
        </w:tc>
      </w:tr>
      <w:tr w:rsidR="00FD4489" w14:paraId="66287045" w14:textId="77777777">
        <w:tc>
          <w:tcPr>
            <w:tcW w:w="1848" w:type="dxa"/>
          </w:tcPr>
          <w:p w14:paraId="513EA158" w14:textId="77777777" w:rsidR="00FD4489" w:rsidRDefault="00000000">
            <w:pPr>
              <w:pStyle w:val="Compact"/>
            </w:pPr>
            <w:r>
              <w:t>3</w:t>
            </w:r>
          </w:p>
        </w:tc>
        <w:tc>
          <w:tcPr>
            <w:tcW w:w="2376" w:type="dxa"/>
          </w:tcPr>
          <w:p w14:paraId="6AC08169" w14:textId="77777777" w:rsidR="00FD4489" w:rsidRDefault="00000000">
            <w:pPr>
              <w:pStyle w:val="Compact"/>
            </w:pPr>
            <w:r>
              <w:t>Negative-control outcomes, residual-bias check</w:t>
            </w:r>
          </w:p>
        </w:tc>
        <w:tc>
          <w:tcPr>
            <w:tcW w:w="3696" w:type="dxa"/>
          </w:tcPr>
          <w:p w14:paraId="76318E2E" w14:textId="77777777" w:rsidR="00FD4489" w:rsidRDefault="00000000">
            <w:pPr>
              <w:pStyle w:val="Compact"/>
              <w:jc w:val="center"/>
            </w:pPr>
            <w:r>
              <w:t>NC outcomes only</w:t>
            </w:r>
          </w:p>
        </w:tc>
      </w:tr>
      <w:tr w:rsidR="00FD4489" w14:paraId="6929A78A" w14:textId="77777777">
        <w:tc>
          <w:tcPr>
            <w:tcW w:w="1848" w:type="dxa"/>
          </w:tcPr>
          <w:p w14:paraId="3868071F" w14:textId="77777777" w:rsidR="00FD4489" w:rsidRDefault="00000000">
            <w:pPr>
              <w:pStyle w:val="Compact"/>
            </w:pPr>
            <w:r>
              <w:t>Pre-outcome decision</w:t>
            </w:r>
          </w:p>
        </w:tc>
        <w:tc>
          <w:tcPr>
            <w:tcW w:w="2376" w:type="dxa"/>
          </w:tcPr>
          <w:p w14:paraId="09E5F400" w14:textId="77777777" w:rsidR="00FD4489" w:rsidRDefault="00000000">
            <w:pPr>
              <w:pStyle w:val="Compact"/>
            </w:pPr>
            <w:r>
              <w:t>GO/FLAG/STOP authorisation</w:t>
            </w:r>
          </w:p>
        </w:tc>
        <w:tc>
          <w:tcPr>
            <w:tcW w:w="3696" w:type="dxa"/>
          </w:tcPr>
          <w:p w14:paraId="55CE5F44" w14:textId="77777777" w:rsidR="00FD4489" w:rsidRDefault="00000000">
            <w:pPr>
              <w:pStyle w:val="Compact"/>
              <w:jc w:val="center"/>
            </w:pPr>
            <w:r>
              <w:t>No</w:t>
            </w:r>
          </w:p>
        </w:tc>
      </w:tr>
      <w:tr w:rsidR="00FD4489" w14:paraId="2E17B739" w14:textId="77777777">
        <w:tc>
          <w:tcPr>
            <w:tcW w:w="1848" w:type="dxa"/>
          </w:tcPr>
          <w:p w14:paraId="7E0D524A" w14:textId="77777777" w:rsidR="00FD4489" w:rsidRDefault="00000000">
            <w:pPr>
              <w:pStyle w:val="Compact"/>
            </w:pPr>
            <w:r>
              <w:t>4</w:t>
            </w:r>
          </w:p>
        </w:tc>
        <w:tc>
          <w:tcPr>
            <w:tcW w:w="2376" w:type="dxa"/>
          </w:tcPr>
          <w:p w14:paraId="601AD612" w14:textId="77777777" w:rsidR="00FD4489" w:rsidRDefault="00000000">
            <w:pPr>
              <w:pStyle w:val="Compact"/>
            </w:pPr>
            <w:r>
              <w:t>Primary comparative analysis</w:t>
            </w:r>
          </w:p>
        </w:tc>
        <w:tc>
          <w:tcPr>
            <w:tcW w:w="3696" w:type="dxa"/>
          </w:tcPr>
          <w:p w14:paraId="00934DAE" w14:textId="77777777" w:rsidR="00FD4489" w:rsidRDefault="00000000">
            <w:pPr>
              <w:pStyle w:val="Compact"/>
              <w:jc w:val="center"/>
            </w:pPr>
            <w:r>
              <w:rPr>
                <w:b/>
                <w:bCs/>
              </w:rPr>
              <w:t>Yes</w:t>
            </w:r>
          </w:p>
        </w:tc>
      </w:tr>
    </w:tbl>
    <w:p w14:paraId="5EDCC339" w14:textId="77777777" w:rsidR="00FD4489" w:rsidRDefault="00000000">
      <w:pPr>
        <w:pStyle w:val="BodyText"/>
      </w:pPr>
      <w:r>
        <w:t xml:space="preserve">Stages 1–3 do not access the real outcome. The plasmode at Stage 2b generates synthetic outcomes from a parametric model fitted to the real covariates and treatment, which is why it is a natural host for the DQ stress test we describe in </w:t>
      </w:r>
      <w:hyperlink w:anchor="sec-dq">
        <w:r>
          <w:rPr>
            <w:rStyle w:val="Hyperlink"/>
          </w:rPr>
          <w:t>Section 5</w:t>
        </w:r>
      </w:hyperlink>
      <w:r>
        <w:t>.</w:t>
      </w:r>
    </w:p>
    <w:p w14:paraId="563A4BEB" w14:textId="77777777" w:rsidR="00FD4489" w:rsidRDefault="00000000">
      <w:pPr>
        <w:pStyle w:val="BodyText"/>
      </w:pPr>
      <w:r>
        <w:t xml:space="preserve">Within a staging-and-clean-room framework, the DQ stress test functions as a quantitative checkpoint. Rather than relying only on qualitative discussion of data-fitness concerns, the workflow evaluates whether candidate estimators continue to satisfy prespecified </w:t>
      </w:r>
      <w:r>
        <w:lastRenderedPageBreak/>
        <w:t>operating-characteristic thresholds under threat scenarios derived from the fit-for-purpose review.</w:t>
      </w:r>
    </w:p>
    <w:p w14:paraId="157F4F3D" w14:textId="77777777" w:rsidR="00FD4489" w:rsidRDefault="00000000">
      <w:pPr>
        <w:pStyle w:val="BodyText"/>
      </w:pPr>
      <w:r>
        <w:t>Clean-room guidance addresses a limitation of preregistration: during RWE execution, investigators often encounter data incompleteness, coding limitations, sparse events, covariate imbalance, model-convergence problems, and censoring or missingness issues that require decisions after data access but before comparative effect estimation (McGrath et al. 2021; Muntner et al. 2024). cleanTMLE operationalises the software portion of this process by recording pre-outcome diagnostics, checkpoint decisions, deviations, and authorisation status before the observed primary treatment-outcome association is estimated.</w:t>
      </w:r>
    </w:p>
    <w:p w14:paraId="500F9AF8" w14:textId="77777777" w:rsidR="00FD4489" w:rsidRDefault="00000000">
      <w:pPr>
        <w:pStyle w:val="Heading2"/>
      </w:pPr>
      <w:bookmarkStart w:id="52" w:name="Xa0fa50b0ecc282f67ff4b404986adbd19fb41cd"/>
      <w:bookmarkEnd w:id="50"/>
      <w:r>
        <w:t>4.2 How the workflow records and protects analytic decisions</w:t>
      </w:r>
    </w:p>
    <w:p w14:paraId="01B904B3" w14:textId="77777777" w:rsidR="00FD4489" w:rsidRDefault="00000000">
      <w:pPr>
        <w:pStyle w:val="FirstParagraph"/>
      </w:pPr>
      <w:r>
        <w:t>The analysis lock is the central object on which all later diagnostics depend. It is created at the start of the workflow and records the prespecified analytic specification: the analytic dataset, the treatment, outcome, and covariate column names, the nuisance-learning library, and the random seed. A fingerprint of those fields is recorded so that the same lock can be reconciled later by an external reviewer; the estimand and the prespecified choice of estimator are attached after the lock is created and are captured by the audit trail rather than by the fingerprint, so any change to those fields appears as a separate entry in the audit. While the analysis is outcome-blind, the lock is held in a state in which the outcome column is masked; the workflow restores the outcome only after the prespecified diagnostics and checkpoint review have been completed. Outcome-analysis functions verify that this review has been completed before allowing access to the observed outcome.</w:t>
      </w:r>
    </w:p>
    <w:p w14:paraId="31F5EA05" w14:textId="77777777" w:rsidR="00FD4489" w:rsidRDefault="00000000">
      <w:pPr>
        <w:pStyle w:val="BodyText"/>
      </w:pPr>
      <w:r>
        <w:t>Two complementary records track analytic decisions through the workflow. The audit trail accumulates entries automatically from the checkpoint diagnostics, recording what was evaluated, when, and against which prespecified criteria. The decision log captures analyst choices and any deviations from the protocol, with a brief rationale for each. Both can be exported as tidy data frames and archived alongside the lock; the audit trail is linked to the prespecified analysis object, so deviations from the recorded workflow can be detected during review. The exported decision log follows the structure of the Romiplostim worked example (McGrath et al. 2021), which Muntner et al. (2024) take as the reference template for a staged outcome-blind decision record.</w:t>
      </w:r>
    </w:p>
    <w:p w14:paraId="421F94FD" w14:textId="77777777" w:rsidR="00FD4489" w:rsidRDefault="00000000">
      <w:pPr>
        <w:pStyle w:val="BodyText"/>
      </w:pPr>
      <w:r>
        <w:t>Beyond a single outcome-masking step, Muntner et al. (2024) and Kent (2026) recommend tiered, role-based access in which analytic advisors see summary outputs by stage and checkpoint reviewers see summary outputs only by checkpoint. The exported audit and decision logs support that arrangement at the workflow level, providing reviewer-facing summaries that do not require raw-data access.</w:t>
      </w:r>
    </w:p>
    <w:p w14:paraId="50A39037" w14:textId="77777777" w:rsidR="00FD4489" w:rsidRDefault="00000000">
      <w:pPr>
        <w:pStyle w:val="Heading2"/>
      </w:pPr>
      <w:bookmarkStart w:id="53" w:name="Xc984cda553dcb5ff3e402daad79821b8da4151d"/>
      <w:bookmarkEnd w:id="52"/>
      <w:r>
        <w:lastRenderedPageBreak/>
        <w:t>4.3 Personnel-based and simulation-based outcome blinding</w:t>
      </w:r>
    </w:p>
    <w:p w14:paraId="2DE073CF" w14:textId="77777777" w:rsidR="00FD4489" w:rsidRDefault="00000000">
      <w:pPr>
        <w:pStyle w:val="FirstParagraph"/>
      </w:pPr>
      <w:r>
        <w:t>Outcome blinding can be enforced in two complementary ways. The first is personnel-based (Muntner et al. 2024). A blinded analyst writes the analysis plan, defines the cohort, performs the design diagnostics, and reaches the pre-outcome decision point; only then does a separate analyst, or another role on the same team, link the outcome and run the comparative analysis. Separation is maintained by an institutional partition of duties and a documented audit by a data manager who controls access to the outcome variable. Reviewers and regulators evaluate two artefacts at the end: a timestamped analysis plan and a final estimate produced under that plan.</w:t>
      </w:r>
    </w:p>
    <w:p w14:paraId="16C7A046" w14:textId="77777777" w:rsidR="00FD4489" w:rsidRDefault="00000000">
      <w:pPr>
        <w:pStyle w:val="BodyText"/>
      </w:pPr>
      <w:r>
        <w:t>Outcome-blind simulation addresses the same concern through a different mechanism. Candidate estimators, truncation rules, and data-quality scenarios may be evaluated using synthetic outcomes generated without using the observed treatment–outcome association. This allows investigators to compare estimators and revise prespecified simulation settings before unblinding while preserving separation from the observed comparative effect. The software-mediated workflow partially substitutes for personnel-based outcome separation by restricting outcome analysis until prespecified review steps have been completed. It should be viewed as complementary to, not a replacement for, the personnel- based governance arrangement. The audit and decision logs likewise complement, rather than replace, the timestamped paper plan and the data manager’s role; reviewers see transparent documentation of every analytic decision alongside the institutional documentation that already exists.</w:t>
      </w:r>
    </w:p>
    <w:p w14:paraId="035C4944" w14:textId="77777777" w:rsidR="00FD4489" w:rsidRDefault="00000000">
      <w:pPr>
        <w:pStyle w:val="BodyText"/>
      </w:pPr>
      <w:r>
        <w:t>The two arrangements address the same underlying concern, that analytic decisions made after seeing the treatment–outcome association are not credible, but they differ in their residual risks. Personnel-based blinding requires an institutional commitment to the partition of duties and tolerates ad-hoc deviation by the blinded analyst, since the only ground truth is the timestamped plan. Simulation-based blinding reduces the personnel constraint but introduces a different residual risk: the investigator must defend the assumption that the synthetic-outcome mechanism is faithful enough to the real data-generating process that estimator selection on simulations generalises to the realised data. The arrangements are complementary, and a defensible RWE pipeline can use both, applying the simulation-based workflow inside an institutional partition of duties.</w:t>
      </w:r>
    </w:p>
    <w:p w14:paraId="06737326" w14:textId="77777777" w:rsidR="00FD4489" w:rsidRDefault="00000000">
      <w:pPr>
        <w:pStyle w:val="Heading3"/>
      </w:pPr>
      <w:bookmarkStart w:id="54" w:name="X5c8cab57e7425e3024ecf720eb5a8998a3f5b67"/>
      <w:r>
        <w:t>4.3.1 Personnel-based and simulation-mediated protections are complementary</w:t>
      </w:r>
    </w:p>
    <w:p w14:paraId="16152A2F" w14:textId="77777777" w:rsidR="00FD4489" w:rsidRDefault="00000000">
      <w:pPr>
        <w:pStyle w:val="FirstParagraph"/>
      </w:pPr>
      <w:r>
        <w:t xml:space="preserve">Personnel-based clean rooms protect against outcome-driven protocol drift through role separation, staged access, and audit of who can see what at each stage. Simulation-mediated blinding supports prespecified estimator selection and stress testing using synthetic outcomes generated from the empirical covariate and treatment structure. The two arrangements target overlapping but distinct residual risks: personnel-based workflows do not by themselves quantify estimator fragility under data-quality threats, while simulation-mediated workflows depend on the fidelity of the synthetic-outcome </w:t>
      </w:r>
      <w:r>
        <w:lastRenderedPageBreak/>
        <w:t>mechanism. High-stakes studies should consider using cleanTMLE inside a personnel-based clean-room arrangement so that institutional outcome separation and quantitative robustness screening apply together.</w:t>
      </w:r>
    </w:p>
    <w:p w14:paraId="45001B73" w14:textId="77777777" w:rsidR="00FD4489" w:rsidRDefault="00000000">
      <w:pPr>
        <w:pStyle w:val="Heading3"/>
      </w:pPr>
      <w:bookmarkStart w:id="55" w:name="methodological-tradeoffs"/>
      <w:bookmarkEnd w:id="54"/>
      <w:r>
        <w:t>4.3.2 Methodological tradeoffs</w:t>
      </w:r>
    </w:p>
    <w:p w14:paraId="3029E478" w14:textId="77777777" w:rsidR="00FD4489" w:rsidRDefault="00000000">
      <w:pPr>
        <w:pStyle w:val="FirstParagraph"/>
      </w:pPr>
      <w:r>
        <w:t>Compared with personnel-mediated outcome blinding, the simulation-mediated approach has the following tradeoffs.</w:t>
      </w:r>
    </w:p>
    <w:p w14:paraId="522E9354" w14:textId="77777777" w:rsidR="00FD4489" w:rsidRDefault="00000000">
      <w:pPr>
        <w:pStyle w:val="BodyText"/>
      </w:pPr>
      <w:r>
        <w:rPr>
          <w:i/>
          <w:iCs/>
        </w:rPr>
        <w:t>In favour:</w:t>
      </w:r>
      <w:r>
        <w:t xml:space="preserve"> a single statistician can produce a documented prespecification without a separate unblinded role, with the caveat that submission-grade studies should retain a personnel partition; the prespecified set of candidate estimators, the truncation thresholds, and the decision thresholds can be revised after viewing simulation results because those results use synthetic outcomes, so the analytic plan need not be re-frozen each time a tuning choice is reconsidered; the design records support transparent reconstruction of every prespecified decision by an external reviewer; and the same simulation loop that selects the candidate can be used to evaluate its robustness to prespecified data-quality threats, an evaluation that has no direct counterpart in personnel-based blinding, where data fitness is documented qualitatively.</w:t>
      </w:r>
    </w:p>
    <w:p w14:paraId="5FD6DF25" w14:textId="77777777" w:rsidR="00FD4489" w:rsidRDefault="00000000">
      <w:pPr>
        <w:pStyle w:val="BodyText"/>
      </w:pPr>
      <w:r>
        <w:rPr>
          <w:i/>
          <w:iCs/>
        </w:rPr>
        <w:t>Against:</w:t>
      </w:r>
      <w:r>
        <w:t xml:space="preserve"> the plasmode generator uses the realised outcome </w:t>
      </w:r>
      <m:oMath>
        <m:r>
          <w:rPr>
            <w:rFonts w:ascii="Cambria Math" w:hAnsi="Cambria Math"/>
          </w:rPr>
          <m:t>Y</m:t>
        </m:r>
      </m:oMath>
      <w:r>
        <w:t xml:space="preserve"> to fit a covariate-only mean model, so the analyst learns the marginal distribution of </w:t>
      </w:r>
      <m:oMath>
        <m:r>
          <w:rPr>
            <w:rFonts w:ascii="Cambria Math" w:hAnsi="Cambria Math"/>
          </w:rPr>
          <m:t>Y</m:t>
        </m:r>
      </m:oMath>
      <w:r>
        <w:t xml:space="preserve"> given </w:t>
      </w:r>
      <m:oMath>
        <m:r>
          <w:rPr>
            <w:rFonts w:ascii="Cambria Math" w:hAnsi="Cambria Math"/>
          </w:rPr>
          <m:t>W</m:t>
        </m:r>
      </m:oMath>
      <w:r>
        <w:t xml:space="preserve">, although not the joint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W</m:t>
        </m:r>
      </m:oMath>
      <w:r>
        <w:t xml:space="preserve"> relationship. The Dang causal-roadmap reading of </w:t>
      </w:r>
      <w:r>
        <w:rPr>
          <w:i/>
          <w:iCs/>
        </w:rPr>
        <w:t>outcome-blind</w:t>
      </w:r>
      <w:r>
        <w:t xml:space="preserve"> permits this; a stricter reading of outcome blinding would require </w:t>
      </w: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W</m:t>
            </m:r>
          </m:e>
        </m:d>
      </m:oMath>
      <w:r>
        <w:t xml:space="preserve"> to come from external pilot data (Dang et al. 2023, 7), and the package supports both modes, recording which mode was used. The synthetic outcome is generated from a parametric model with a fixed risk difference, so effect modification is not represented; a richer data-generating process is possible but is not exercised here. Finally, when the analyst also writes the plasmode and stress-test specifications, there is no independent check that the synthetic-outcome mechanism is faithful, whereas the personnel-based arrangement provides an additional layer of cross-validation through the data manager.</w:t>
      </w:r>
    </w:p>
    <w:p w14:paraId="513B8248" w14:textId="77777777" w:rsidR="00FD4489" w:rsidRDefault="00000000">
      <w:pPr>
        <w:pStyle w:val="BodyText"/>
      </w:pPr>
      <w:r>
        <w:t>We document these trade-offs explicitly in the package’s documentation so that the analyst can choose the level of formality the study requires. For exploratory or lower-stakes RWE studies, the software-only workflow may be adequate to document and audit outcome-blind estimator selection. For high-stakes regulatory or confirmatory studies, cleanTMLE should be embedded within personnel-based outcome-blinding and access-control arrangements.</w:t>
      </w:r>
    </w:p>
    <w:p w14:paraId="7301D6F3" w14:textId="77777777" w:rsidR="00FD4489" w:rsidRDefault="00000000">
      <w:pPr>
        <w:pStyle w:val="Heading2"/>
      </w:pPr>
      <w:bookmarkStart w:id="56" w:name="X8366091c17716bf729a771323a4e967384c878f"/>
      <w:bookmarkEnd w:id="53"/>
      <w:bookmarkEnd w:id="55"/>
      <w:r>
        <w:t>4.4 Reviewer-facing pre-outcome study dossier</w:t>
      </w:r>
    </w:p>
    <w:p w14:paraId="28A01D78" w14:textId="77777777" w:rsidR="00FD4489" w:rsidRDefault="00000000">
      <w:pPr>
        <w:pStyle w:val="FirstParagraph"/>
      </w:pPr>
      <w:r>
        <w:t>The pre-outcome study dossier is a structured bundle the review team can read before authorising the primary analysis. It consists of:</w:t>
      </w:r>
    </w:p>
    <w:tbl>
      <w:tblPr>
        <w:tblStyle w:val="Table"/>
        <w:tblW w:w="5000" w:type="pct"/>
        <w:tblLayout w:type="fixed"/>
        <w:tblLook w:val="0020" w:firstRow="1" w:lastRow="0" w:firstColumn="0" w:lastColumn="0" w:noHBand="0" w:noVBand="0"/>
      </w:tblPr>
      <w:tblGrid>
        <w:gridCol w:w="3192"/>
        <w:gridCol w:w="3192"/>
        <w:gridCol w:w="3192"/>
      </w:tblGrid>
      <w:tr w:rsidR="00FD4489" w14:paraId="41E32CE0"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973B5E" w14:textId="77777777" w:rsidR="00FD4489" w:rsidRDefault="00000000">
            <w:pPr>
              <w:pStyle w:val="Compact"/>
            </w:pPr>
            <w:r>
              <w:t>Component</w:t>
            </w:r>
          </w:p>
        </w:tc>
        <w:tc>
          <w:tcPr>
            <w:tcW w:w="2640" w:type="dxa"/>
          </w:tcPr>
          <w:p w14:paraId="41CD5685" w14:textId="77777777" w:rsidR="00FD4489" w:rsidRDefault="00000000">
            <w:pPr>
              <w:pStyle w:val="Compact"/>
            </w:pPr>
            <w:r>
              <w:t>cleanTMLE artefact</w:t>
            </w:r>
          </w:p>
        </w:tc>
        <w:tc>
          <w:tcPr>
            <w:tcW w:w="2640" w:type="dxa"/>
          </w:tcPr>
          <w:p w14:paraId="7D7D1031" w14:textId="77777777" w:rsidR="00FD4489" w:rsidRDefault="00000000">
            <w:pPr>
              <w:pStyle w:val="Compact"/>
            </w:pPr>
            <w:r>
              <w:t>Outcome access</w:t>
            </w:r>
          </w:p>
        </w:tc>
      </w:tr>
      <w:tr w:rsidR="00FD4489" w14:paraId="17570D80" w14:textId="77777777">
        <w:tc>
          <w:tcPr>
            <w:tcW w:w="2640" w:type="dxa"/>
          </w:tcPr>
          <w:p w14:paraId="433D57A1" w14:textId="77777777" w:rsidR="00FD4489" w:rsidRDefault="00000000">
            <w:pPr>
              <w:pStyle w:val="Compact"/>
            </w:pPr>
            <w:r>
              <w:t xml:space="preserve">Protocol and target-trial </w:t>
            </w:r>
            <w:r>
              <w:lastRenderedPageBreak/>
              <w:t>timing</w:t>
            </w:r>
          </w:p>
        </w:tc>
        <w:tc>
          <w:tcPr>
            <w:tcW w:w="2640" w:type="dxa"/>
          </w:tcPr>
          <w:p w14:paraId="2357958E" w14:textId="77777777" w:rsidR="00FD4489" w:rsidRDefault="00000000">
            <w:pPr>
              <w:pStyle w:val="Compact"/>
            </w:pPr>
            <w:r>
              <w:rPr>
                <w:rStyle w:val="VerbatimChar"/>
              </w:rPr>
              <w:lastRenderedPageBreak/>
              <w:t>attach_estimand()</w:t>
            </w:r>
            <w:r>
              <w:t xml:space="preserve"> + target-</w:t>
            </w:r>
            <w:r>
              <w:lastRenderedPageBreak/>
              <w:t>trial timing table</w:t>
            </w:r>
          </w:p>
        </w:tc>
        <w:tc>
          <w:tcPr>
            <w:tcW w:w="2640" w:type="dxa"/>
          </w:tcPr>
          <w:p w14:paraId="721128CC" w14:textId="77777777" w:rsidR="00FD4489" w:rsidRDefault="00000000">
            <w:pPr>
              <w:pStyle w:val="Compact"/>
            </w:pPr>
            <w:r>
              <w:lastRenderedPageBreak/>
              <w:t>No Y</w:t>
            </w:r>
          </w:p>
        </w:tc>
      </w:tr>
      <w:tr w:rsidR="00FD4489" w14:paraId="3E9734E9" w14:textId="77777777">
        <w:tc>
          <w:tcPr>
            <w:tcW w:w="2640" w:type="dxa"/>
          </w:tcPr>
          <w:p w14:paraId="01ADB6DA" w14:textId="77777777" w:rsidR="00FD4489" w:rsidRDefault="00000000">
            <w:pPr>
              <w:pStyle w:val="Compact"/>
            </w:pPr>
            <w:r>
              <w:t>Cohort flow / attrition</w:t>
            </w:r>
          </w:p>
        </w:tc>
        <w:tc>
          <w:tcPr>
            <w:tcW w:w="2640" w:type="dxa"/>
          </w:tcPr>
          <w:p w14:paraId="004C8A63" w14:textId="77777777" w:rsidR="00FD4489" w:rsidRDefault="00000000">
            <w:pPr>
              <w:pStyle w:val="Compact"/>
            </w:pPr>
            <w:r>
              <w:rPr>
                <w:rStyle w:val="VerbatimChar"/>
              </w:rPr>
              <w:t>attrition_table()</w:t>
            </w:r>
          </w:p>
        </w:tc>
        <w:tc>
          <w:tcPr>
            <w:tcW w:w="2640" w:type="dxa"/>
          </w:tcPr>
          <w:p w14:paraId="1365AC7F" w14:textId="77777777" w:rsidR="00FD4489" w:rsidRDefault="00000000">
            <w:pPr>
              <w:pStyle w:val="Compact"/>
            </w:pPr>
            <w:r>
              <w:t>No Y</w:t>
            </w:r>
          </w:p>
        </w:tc>
      </w:tr>
      <w:tr w:rsidR="00FD4489" w14:paraId="385A33C6" w14:textId="77777777">
        <w:tc>
          <w:tcPr>
            <w:tcW w:w="2640" w:type="dxa"/>
          </w:tcPr>
          <w:p w14:paraId="49D5A1BD" w14:textId="77777777" w:rsidR="00FD4489" w:rsidRDefault="00000000">
            <w:pPr>
              <w:pStyle w:val="Compact"/>
            </w:pPr>
            <w:r>
              <w:t>Event-process classification</w:t>
            </w:r>
          </w:p>
        </w:tc>
        <w:tc>
          <w:tcPr>
            <w:tcW w:w="2640" w:type="dxa"/>
          </w:tcPr>
          <w:p w14:paraId="23AABA5C" w14:textId="77777777" w:rsidR="00FD4489" w:rsidRDefault="00000000">
            <w:pPr>
              <w:pStyle w:val="Compact"/>
            </w:pPr>
            <w:r>
              <w:rPr>
                <w:rStyle w:val="VerbatimChar"/>
              </w:rPr>
              <w:t>clean_event_process_table()</w:t>
            </w:r>
            <w:r>
              <w:t xml:space="preserve">, </w:t>
            </w:r>
            <w:r>
              <w:rPr>
                <w:rStyle w:val="VerbatimChar"/>
              </w:rPr>
              <w:t>clean_check_event_processes()</w:t>
            </w:r>
          </w:p>
        </w:tc>
        <w:tc>
          <w:tcPr>
            <w:tcW w:w="2640" w:type="dxa"/>
          </w:tcPr>
          <w:p w14:paraId="67BC2812" w14:textId="77777777" w:rsidR="00FD4489" w:rsidRDefault="00000000">
            <w:pPr>
              <w:pStyle w:val="Compact"/>
            </w:pPr>
            <w:r>
              <w:t>No Y</w:t>
            </w:r>
          </w:p>
        </w:tc>
      </w:tr>
      <w:tr w:rsidR="00FD4489" w14:paraId="0DF27880" w14:textId="77777777">
        <w:tc>
          <w:tcPr>
            <w:tcW w:w="2640" w:type="dxa"/>
          </w:tcPr>
          <w:p w14:paraId="778108B8" w14:textId="77777777" w:rsidR="00FD4489" w:rsidRDefault="00000000">
            <w:pPr>
              <w:pStyle w:val="Compact"/>
            </w:pPr>
            <w:r>
              <w:t>Covariate and missingness summary</w:t>
            </w:r>
          </w:p>
        </w:tc>
        <w:tc>
          <w:tcPr>
            <w:tcW w:w="2640" w:type="dxa"/>
          </w:tcPr>
          <w:p w14:paraId="2C387A39" w14:textId="77777777" w:rsidR="00FD4489" w:rsidRDefault="00000000">
            <w:pPr>
              <w:pStyle w:val="Compact"/>
            </w:pPr>
            <w:r>
              <w:rPr>
                <w:rStyle w:val="VerbatimChar"/>
              </w:rPr>
              <w:t>make_table1()</w:t>
            </w:r>
            <w:r>
              <w:t>, missingness-pattern checks</w:t>
            </w:r>
          </w:p>
        </w:tc>
        <w:tc>
          <w:tcPr>
            <w:tcW w:w="2640" w:type="dxa"/>
          </w:tcPr>
          <w:p w14:paraId="0DB5AE75" w14:textId="77777777" w:rsidR="00FD4489" w:rsidRDefault="00000000">
            <w:pPr>
              <w:pStyle w:val="Compact"/>
            </w:pPr>
            <w:r>
              <w:t>No Y</w:t>
            </w:r>
          </w:p>
        </w:tc>
      </w:tr>
      <w:tr w:rsidR="00FD4489" w14:paraId="14A88AB9" w14:textId="77777777">
        <w:tc>
          <w:tcPr>
            <w:tcW w:w="2640" w:type="dxa"/>
          </w:tcPr>
          <w:p w14:paraId="2A05909B" w14:textId="77777777" w:rsidR="00FD4489" w:rsidRDefault="00000000">
            <w:pPr>
              <w:pStyle w:val="Compact"/>
            </w:pPr>
            <w:r>
              <w:t>PS overlap and balance</w:t>
            </w:r>
          </w:p>
        </w:tc>
        <w:tc>
          <w:tcPr>
            <w:tcW w:w="2640" w:type="dxa"/>
          </w:tcPr>
          <w:p w14:paraId="32895670" w14:textId="77777777" w:rsidR="00FD4489" w:rsidRDefault="00000000">
            <w:pPr>
              <w:pStyle w:val="Compact"/>
            </w:pPr>
            <w:r>
              <w:rPr>
                <w:rStyle w:val="VerbatimChar"/>
              </w:rPr>
              <w:t>compute_ps_diagnostics()</w:t>
            </w:r>
            <w:r>
              <w:t xml:space="preserve">, </w:t>
            </w:r>
            <w:r>
              <w:rPr>
                <w:rStyle w:val="VerbatimChar"/>
              </w:rPr>
              <w:t>love_plot()</w:t>
            </w:r>
            <w:r>
              <w:t xml:space="preserve">, </w:t>
            </w:r>
            <w:r>
              <w:rPr>
                <w:rStyle w:val="VerbatimChar"/>
              </w:rPr>
              <w:t>love_plot_threeway()</w:t>
            </w:r>
          </w:p>
        </w:tc>
        <w:tc>
          <w:tcPr>
            <w:tcW w:w="2640" w:type="dxa"/>
          </w:tcPr>
          <w:p w14:paraId="59C5CF24" w14:textId="77777777" w:rsidR="00FD4489" w:rsidRDefault="00000000">
            <w:pPr>
              <w:pStyle w:val="Compact"/>
            </w:pPr>
            <w:r>
              <w:t>No Y</w:t>
            </w:r>
          </w:p>
        </w:tc>
      </w:tr>
      <w:tr w:rsidR="00FD4489" w14:paraId="108553B2" w14:textId="77777777">
        <w:tc>
          <w:tcPr>
            <w:tcW w:w="2640" w:type="dxa"/>
          </w:tcPr>
          <w:p w14:paraId="20DE8B3D" w14:textId="77777777" w:rsidR="00FD4489" w:rsidRDefault="00000000">
            <w:pPr>
              <w:pStyle w:val="Compact"/>
            </w:pPr>
            <w:r>
              <w:t>Treatment- and IPCW-weight diagnostics</w:t>
            </w:r>
          </w:p>
        </w:tc>
        <w:tc>
          <w:tcPr>
            <w:tcW w:w="2640" w:type="dxa"/>
          </w:tcPr>
          <w:p w14:paraId="14906733" w14:textId="77777777" w:rsidR="00FD4489" w:rsidRDefault="00000000">
            <w:pPr>
              <w:pStyle w:val="Compact"/>
            </w:pPr>
            <w:r>
              <w:rPr>
                <w:rStyle w:val="VerbatimChar"/>
              </w:rPr>
              <w:t>clean_weight_diagnostics()</w:t>
            </w:r>
            <w:r>
              <w:t xml:space="preserve">, </w:t>
            </w:r>
            <w:r>
              <w:rPr>
                <w:rStyle w:val="VerbatimChar"/>
              </w:rPr>
              <w:t>extreme_weights()</w:t>
            </w:r>
          </w:p>
        </w:tc>
        <w:tc>
          <w:tcPr>
            <w:tcW w:w="2640" w:type="dxa"/>
          </w:tcPr>
          <w:p w14:paraId="02D3C04F" w14:textId="77777777" w:rsidR="00FD4489" w:rsidRDefault="00000000">
            <w:pPr>
              <w:pStyle w:val="Compact"/>
            </w:pPr>
            <w:r>
              <w:t>No Y</w:t>
            </w:r>
          </w:p>
        </w:tc>
      </w:tr>
      <w:tr w:rsidR="00FD4489" w14:paraId="5A59CCBB" w14:textId="77777777">
        <w:tc>
          <w:tcPr>
            <w:tcW w:w="2640" w:type="dxa"/>
          </w:tcPr>
          <w:p w14:paraId="65E88198" w14:textId="77777777" w:rsidR="00FD4489" w:rsidRDefault="00000000">
            <w:pPr>
              <w:pStyle w:val="Compact"/>
            </w:pPr>
            <w:r>
              <w:t>Event-count and precision adequacy</w:t>
            </w:r>
          </w:p>
        </w:tc>
        <w:tc>
          <w:tcPr>
            <w:tcW w:w="2640" w:type="dxa"/>
          </w:tcPr>
          <w:p w14:paraId="23C0A253" w14:textId="77777777" w:rsidR="00FD4489" w:rsidRDefault="00000000">
            <w:pPr>
              <w:pStyle w:val="Compact"/>
            </w:pPr>
            <w:r>
              <w:rPr>
                <w:rStyle w:val="VerbatimChar"/>
              </w:rPr>
              <w:t>checkpoint_cohort_adequacy()</w:t>
            </w:r>
            <w:r>
              <w:t xml:space="preserve">, </w:t>
            </w:r>
            <w:r>
              <w:rPr>
                <w:rStyle w:val="VerbatimChar"/>
              </w:rPr>
              <w:t>estimate_design_precision()</w:t>
            </w:r>
          </w:p>
        </w:tc>
        <w:tc>
          <w:tcPr>
            <w:tcW w:w="2640" w:type="dxa"/>
          </w:tcPr>
          <w:p w14:paraId="30201887" w14:textId="77777777" w:rsidR="00FD4489" w:rsidRDefault="00000000">
            <w:pPr>
              <w:pStyle w:val="Compact"/>
            </w:pPr>
            <w:r>
              <w:t>Marginal Y only</w:t>
            </w:r>
          </w:p>
        </w:tc>
      </w:tr>
      <w:tr w:rsidR="00FD4489" w14:paraId="3511D29E" w14:textId="77777777">
        <w:tc>
          <w:tcPr>
            <w:tcW w:w="2640" w:type="dxa"/>
          </w:tcPr>
          <w:p w14:paraId="42100C08" w14:textId="77777777" w:rsidR="00FD4489" w:rsidRDefault="00000000">
            <w:pPr>
              <w:pStyle w:val="Compact"/>
            </w:pPr>
            <w:r>
              <w:t>Baseline plasmode candidate selection</w:t>
            </w:r>
          </w:p>
        </w:tc>
        <w:tc>
          <w:tcPr>
            <w:tcW w:w="2640" w:type="dxa"/>
          </w:tcPr>
          <w:p w14:paraId="7CAA7089" w14:textId="77777777" w:rsidR="00FD4489" w:rsidRDefault="00000000">
            <w:pPr>
              <w:pStyle w:val="Compact"/>
            </w:pPr>
            <w:r>
              <w:rPr>
                <w:rStyle w:val="VerbatimChar"/>
              </w:rPr>
              <w:t>run_plasmode_feasibility()</w:t>
            </w:r>
            <w:r>
              <w:t xml:space="preserve">, </w:t>
            </w:r>
            <w:r>
              <w:rPr>
                <w:rStyle w:val="VerbatimChar"/>
              </w:rPr>
              <w:t>select_tmle_candidate()</w:t>
            </w:r>
          </w:p>
        </w:tc>
        <w:tc>
          <w:tcPr>
            <w:tcW w:w="2640" w:type="dxa"/>
          </w:tcPr>
          <w:p w14:paraId="31AC2B9C" w14:textId="77777777" w:rsidR="00FD4489" w:rsidRDefault="00000000">
            <w:pPr>
              <w:pStyle w:val="Compact"/>
            </w:pPr>
            <w:r>
              <w:t>Synthetic Y only</w:t>
            </w:r>
          </w:p>
        </w:tc>
      </w:tr>
      <w:tr w:rsidR="00FD4489" w14:paraId="7A7D31B2" w14:textId="77777777">
        <w:tc>
          <w:tcPr>
            <w:tcW w:w="2640" w:type="dxa"/>
          </w:tcPr>
          <w:p w14:paraId="07C9D42A" w14:textId="77777777" w:rsidR="00FD4489" w:rsidRDefault="00000000">
            <w:pPr>
              <w:pStyle w:val="Compact"/>
            </w:pPr>
            <w:r>
              <w:t>DQ stress-test results</w:t>
            </w:r>
          </w:p>
        </w:tc>
        <w:tc>
          <w:tcPr>
            <w:tcW w:w="2640" w:type="dxa"/>
          </w:tcPr>
          <w:p w14:paraId="64DCFDC9" w14:textId="77777777" w:rsidR="00FD4489" w:rsidRDefault="00000000">
            <w:pPr>
              <w:pStyle w:val="Compact"/>
            </w:pPr>
            <w:r>
              <w:rPr>
                <w:rStyle w:val="VerbatimChar"/>
              </w:rPr>
              <w:t>run_plasmode_dq_stress()</w:t>
            </w:r>
            <w:r>
              <w:t xml:space="preserve">, </w:t>
            </w:r>
            <w:r>
              <w:rPr>
                <w:rStyle w:val="VerbatimChar"/>
              </w:rPr>
              <w:t>summarize_dq_degradation()</w:t>
            </w:r>
          </w:p>
        </w:tc>
        <w:tc>
          <w:tcPr>
            <w:tcW w:w="2640" w:type="dxa"/>
          </w:tcPr>
          <w:p w14:paraId="0D010082" w14:textId="77777777" w:rsidR="00FD4489" w:rsidRDefault="00000000">
            <w:pPr>
              <w:pStyle w:val="Compact"/>
            </w:pPr>
            <w:r>
              <w:t>Synthetic Y only</w:t>
            </w:r>
          </w:p>
        </w:tc>
      </w:tr>
      <w:tr w:rsidR="00FD4489" w14:paraId="74805630" w14:textId="77777777">
        <w:tc>
          <w:tcPr>
            <w:tcW w:w="2640" w:type="dxa"/>
          </w:tcPr>
          <w:p w14:paraId="2FE87BE4" w14:textId="77777777" w:rsidR="00FD4489" w:rsidRDefault="00000000">
            <w:pPr>
              <w:pStyle w:val="Compact"/>
            </w:pPr>
            <w:r>
              <w:t>Negative-control eligibility and attrition</w:t>
            </w:r>
          </w:p>
        </w:tc>
        <w:tc>
          <w:tcPr>
            <w:tcW w:w="2640" w:type="dxa"/>
          </w:tcPr>
          <w:p w14:paraId="04E5A7FB" w14:textId="77777777" w:rsidR="00FD4489" w:rsidRDefault="00000000">
            <w:pPr>
              <w:pStyle w:val="Compact"/>
            </w:pPr>
            <w:r>
              <w:rPr>
                <w:rStyle w:val="VerbatimChar"/>
              </w:rPr>
              <w:t>run_residual_confounding_stage()</w:t>
            </w:r>
            <w:r>
              <w:t>, NC attrition diagram</w:t>
            </w:r>
          </w:p>
        </w:tc>
        <w:tc>
          <w:tcPr>
            <w:tcW w:w="2640" w:type="dxa"/>
          </w:tcPr>
          <w:p w14:paraId="796A0CF7" w14:textId="77777777" w:rsidR="00FD4489" w:rsidRDefault="00000000">
            <w:pPr>
              <w:pStyle w:val="Compact"/>
            </w:pPr>
            <w:r>
              <w:t>Negative-control Y only</w:t>
            </w:r>
          </w:p>
        </w:tc>
      </w:tr>
      <w:tr w:rsidR="00FD4489" w14:paraId="550405D0" w14:textId="77777777">
        <w:tc>
          <w:tcPr>
            <w:tcW w:w="2640" w:type="dxa"/>
          </w:tcPr>
          <w:p w14:paraId="7A777661" w14:textId="77777777" w:rsidR="00FD4489" w:rsidRDefault="00000000">
            <w:pPr>
              <w:pStyle w:val="Compact"/>
            </w:pPr>
            <w:r>
              <w:t>GO / FLAG / STOP checkpoint dashboard</w:t>
            </w:r>
          </w:p>
        </w:tc>
        <w:tc>
          <w:tcPr>
            <w:tcW w:w="2640" w:type="dxa"/>
          </w:tcPr>
          <w:p w14:paraId="54056CAF" w14:textId="77777777" w:rsidR="00FD4489" w:rsidRDefault="00000000">
            <w:pPr>
              <w:pStyle w:val="Compact"/>
            </w:pPr>
            <w:r>
              <w:rPr>
                <w:rStyle w:val="VerbatimChar"/>
              </w:rPr>
              <w:t>gate_all()</w:t>
            </w:r>
            <w:r>
              <w:t xml:space="preserve"> composite + per-checkpoint records</w:t>
            </w:r>
          </w:p>
        </w:tc>
        <w:tc>
          <w:tcPr>
            <w:tcW w:w="2640" w:type="dxa"/>
          </w:tcPr>
          <w:p w14:paraId="6F2762BE" w14:textId="77777777" w:rsidR="00FD4489" w:rsidRDefault="00000000">
            <w:pPr>
              <w:pStyle w:val="Compact"/>
            </w:pPr>
            <w:r>
              <w:t>No Y</w:t>
            </w:r>
          </w:p>
        </w:tc>
      </w:tr>
      <w:tr w:rsidR="00FD4489" w14:paraId="7E2DC012" w14:textId="77777777">
        <w:tc>
          <w:tcPr>
            <w:tcW w:w="2640" w:type="dxa"/>
          </w:tcPr>
          <w:p w14:paraId="165FE0E5" w14:textId="77777777" w:rsidR="00FD4489" w:rsidRDefault="00000000">
            <w:pPr>
              <w:pStyle w:val="Compact"/>
            </w:pPr>
            <w:r>
              <w:t>Decision log and audit log export</w:t>
            </w:r>
          </w:p>
        </w:tc>
        <w:tc>
          <w:tcPr>
            <w:tcW w:w="2640" w:type="dxa"/>
          </w:tcPr>
          <w:p w14:paraId="77436CFB" w14:textId="77777777" w:rsidR="00FD4489" w:rsidRDefault="00000000">
            <w:pPr>
              <w:pStyle w:val="Compact"/>
            </w:pPr>
            <w:r>
              <w:rPr>
                <w:rStyle w:val="VerbatimChar"/>
              </w:rPr>
              <w:t>export_decision_log()</w:t>
            </w:r>
            <w:r>
              <w:t xml:space="preserve">, </w:t>
            </w:r>
            <w:r>
              <w:rPr>
                <w:rStyle w:val="VerbatimChar"/>
              </w:rPr>
              <w:t>save_decision_log()</w:t>
            </w:r>
          </w:p>
        </w:tc>
        <w:tc>
          <w:tcPr>
            <w:tcW w:w="2640" w:type="dxa"/>
          </w:tcPr>
          <w:p w14:paraId="70B8D76F" w14:textId="77777777" w:rsidR="00FD4489" w:rsidRDefault="00000000">
            <w:pPr>
              <w:pStyle w:val="Compact"/>
            </w:pPr>
            <w:r>
              <w:t>No Y</w:t>
            </w:r>
          </w:p>
        </w:tc>
      </w:tr>
      <w:tr w:rsidR="00FD4489" w14:paraId="7A3CAF8C" w14:textId="77777777">
        <w:tc>
          <w:tcPr>
            <w:tcW w:w="2640" w:type="dxa"/>
          </w:tcPr>
          <w:p w14:paraId="3C2E7165" w14:textId="77777777" w:rsidR="00FD4489" w:rsidRDefault="00000000">
            <w:pPr>
              <w:pStyle w:val="Compact"/>
            </w:pPr>
            <w:r>
              <w:t>Authorisation record for primary analysis</w:t>
            </w:r>
          </w:p>
        </w:tc>
        <w:tc>
          <w:tcPr>
            <w:tcW w:w="2640" w:type="dxa"/>
          </w:tcPr>
          <w:p w14:paraId="5CC0F719" w14:textId="77777777" w:rsidR="00FD4489" w:rsidRDefault="00000000">
            <w:pPr>
              <w:pStyle w:val="Compact"/>
            </w:pPr>
            <w:r>
              <w:rPr>
                <w:rStyle w:val="VerbatimChar"/>
              </w:rPr>
              <w:t>authorize_outcome_analysis()</w:t>
            </w:r>
          </w:p>
        </w:tc>
        <w:tc>
          <w:tcPr>
            <w:tcW w:w="2640" w:type="dxa"/>
          </w:tcPr>
          <w:p w14:paraId="71D457E4" w14:textId="77777777" w:rsidR="00FD4489" w:rsidRDefault="00000000">
            <w:pPr>
              <w:pStyle w:val="Compact"/>
            </w:pPr>
            <w:r>
              <w:t>No Y</w:t>
            </w:r>
          </w:p>
        </w:tc>
      </w:tr>
    </w:tbl>
    <w:p w14:paraId="05279974" w14:textId="77777777" w:rsidR="00FD4489" w:rsidRDefault="00000000">
      <w:pPr>
        <w:pStyle w:val="BodyText"/>
      </w:pPr>
      <w:r>
        <w:t>The dossier is the artefact the reviewer reads. Comparative treatment-outcome estimates are not part of the dossier and are produced only after authorisation.</w:t>
      </w:r>
    </w:p>
    <w:p w14:paraId="5B36B9E7" w14:textId="77777777" w:rsidR="00FD4489" w:rsidRDefault="00000000">
      <w:pPr>
        <w:pStyle w:val="Heading1"/>
      </w:pPr>
      <w:bookmarkStart w:id="57" w:name="sec-dq"/>
      <w:bookmarkEnd w:id="49"/>
      <w:bookmarkEnd w:id="56"/>
      <w:r>
        <w:t>5. Data Quality as a Quantifiable Threat</w:t>
      </w:r>
    </w:p>
    <w:p w14:paraId="5D86A6B0" w14:textId="77777777" w:rsidR="00FD4489" w:rsidRDefault="00000000">
      <w:pPr>
        <w:pStyle w:val="FirstParagraph"/>
      </w:pPr>
      <w:commentRangeStart w:id="58"/>
      <w:r>
        <w:t xml:space="preserve">The outcome-blind plasmode loop on which the DQ stress test is built follows the guidance developed in the FIORD outcome-blind simulation manuscript (Nance et al. 2026), </w:t>
      </w:r>
      <w:commentRangeEnd w:id="58"/>
      <w:r w:rsidR="00FC18AE">
        <w:rPr>
          <w:rStyle w:val="CommentReference"/>
          <w:sz w:val="24"/>
          <w:szCs w:val="24"/>
        </w:rPr>
        <w:commentReference w:id="58"/>
      </w:r>
      <w:r>
        <w:t xml:space="preserve">which formalises a five-step pre-outcome candidate-evaluation procedure: (1) </w:t>
      </w:r>
      <w:r>
        <w:lastRenderedPageBreak/>
        <w:t xml:space="preserve">declare the candidate estimators, learner libraries, truncation grids, and variance methods to be compared; (2) specify a data-generating process; (3) generate replicates and apply candidate estimators factorially; (4) select candidates in two stages, first the point estimator (against an oracle-coverage screen built from the Monte Carlo empirical SE), then the variance method; (5) implement on real data and report transparently. FIORD also formalises a </w:t>
      </w:r>
      <w:r>
        <w:rPr>
          <w:b/>
          <w:bCs/>
        </w:rPr>
        <w:t>spectrum of data-generating processes</w:t>
      </w:r>
      <w:r>
        <w:t xml:space="preserve"> for the simulation, from fully investigator-specified parametric structural equations, through hybrid generators that use empirical covariates and fitted treatment / censoring mechanisms with an investigator-specified outcome regression, to parametric bootstraps from the fitted joint. cleanTMLE’s default plasmode sits in the </w:t>
      </w:r>
      <w:r>
        <w:rPr>
          <w:i/>
          <w:iCs/>
        </w:rPr>
        <w:t>hybrid</w:t>
      </w:r>
      <w:r>
        <w:t xml:space="preserve"> middle of this spectrum: it uses the empirical </w:t>
      </w:r>
      <m:oMath>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A</m:t>
            </m:r>
          </m:e>
        </m:d>
      </m:oMath>
      <w:r>
        <w:t xml:space="preserve"> structure with a covariate-only outcome model, never the joint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W</m:t>
        </m:r>
      </m:oMath>
      <w:r>
        <w:t xml:space="preserve"> relationship. The DQ stress test extends FIORD by adding the prespecified perturbation step on top of the same hybrid generator.</w:t>
      </w:r>
    </w:p>
    <w:p w14:paraId="11B58AA0" w14:textId="77777777" w:rsidR="00FD4489" w:rsidRDefault="00000000">
      <w:pPr>
        <w:pStyle w:val="Heading2"/>
      </w:pPr>
      <w:bookmarkStart w:id="59" w:name="X262475fd6dc51a12a4d5d933c1148a3024c08ab"/>
      <w:r>
        <w:t>5.1 Why plasmode DQ stress testing adds information beyond standard pre-outcome diagnostics</w:t>
      </w:r>
    </w:p>
    <w:p w14:paraId="7C93EA0C" w14:textId="77777777" w:rsidR="00FD4489" w:rsidRDefault="00000000">
      <w:pPr>
        <w:pStyle w:val="Compact"/>
        <w:numPr>
          <w:ilvl w:val="0"/>
          <w:numId w:val="3"/>
        </w:numPr>
      </w:pPr>
      <w:commentRangeStart w:id="60"/>
      <w:r>
        <w:t>Propensity-score diagnostics (Austin 2009) assess overlap, balance, and design feasibility, not estimator operating characteristics.</w:t>
      </w:r>
    </w:p>
    <w:p w14:paraId="5186CAF7" w14:textId="77777777" w:rsidR="00FD4489" w:rsidRDefault="00000000">
      <w:pPr>
        <w:pStyle w:val="Compact"/>
        <w:numPr>
          <w:ilvl w:val="0"/>
          <w:numId w:val="3"/>
        </w:numPr>
      </w:pPr>
      <w:r>
        <w:t xml:space="preserve">Baseline plasmode simulation assesses candidate estimators under a </w:t>
      </w:r>
      <w:r>
        <w:rPr>
          <w:i/>
          <w:iCs/>
        </w:rPr>
        <w:t>locked</w:t>
      </w:r>
      <w:r>
        <w:t xml:space="preserve"> synthetic outcome model using the empirical </w:t>
      </w:r>
      <m:oMath>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A</m:t>
            </m:r>
          </m:e>
        </m:d>
      </m:oMath>
      <w:r>
        <w:t xml:space="preserve"> structure.</w:t>
      </w:r>
    </w:p>
    <w:p w14:paraId="3B254244" w14:textId="77777777" w:rsidR="00FD4489" w:rsidRDefault="00000000">
      <w:pPr>
        <w:pStyle w:val="Compact"/>
        <w:numPr>
          <w:ilvl w:val="0"/>
          <w:numId w:val="3"/>
        </w:numPr>
      </w:pPr>
      <w:r>
        <w:t>Negative-control analyses probe residual bias for selected NC outcomes through a different data-generating channel and do not characterise the behaviour of the primary estimator under DQ perturbations.</w:t>
      </w:r>
    </w:p>
    <w:p w14:paraId="1F6C110F" w14:textId="77777777" w:rsidR="00FD4489" w:rsidRDefault="00000000">
      <w:pPr>
        <w:pStyle w:val="Compact"/>
        <w:numPr>
          <w:ilvl w:val="0"/>
          <w:numId w:val="3"/>
        </w:numPr>
      </w:pPr>
      <w:r>
        <w:t xml:space="preserve">DQ stress testing asks whether conclusions about estimator suitability </w:t>
      </w:r>
      <w:r>
        <w:rPr>
          <w:i/>
          <w:iCs/>
        </w:rPr>
        <w:t>persist</w:t>
      </w:r>
      <w:r>
        <w:t xml:space="preserve"> under prespecified violations or degradations tied to fit-for-purpose concerns.</w:t>
      </w:r>
    </w:p>
    <w:p w14:paraId="0FD72493" w14:textId="77777777" w:rsidR="00FD4489" w:rsidRDefault="00000000">
      <w:pPr>
        <w:pStyle w:val="Compact"/>
        <w:numPr>
          <w:ilvl w:val="0"/>
          <w:numId w:val="3"/>
        </w:numPr>
      </w:pPr>
      <w:r>
        <w:t>A STOP under a stress scenario should be read as evidence that the study requires redesign, external validation, additional sensitivity analysis, or narrower causal claims before outcome access.</w:t>
      </w:r>
    </w:p>
    <w:p w14:paraId="4BA2D0C0" w14:textId="77777777" w:rsidR="00FD4489" w:rsidRDefault="00000000">
      <w:pPr>
        <w:pStyle w:val="FirstParagraph"/>
      </w:pPr>
      <w:r>
        <w:t xml:space="preserve">Four pre-outcome tools answer four different </w:t>
      </w:r>
      <w:commentRangeEnd w:id="60"/>
      <w:r w:rsidR="00D72C32">
        <w:rPr>
          <w:rStyle w:val="CommentReference"/>
          <w:sz w:val="24"/>
          <w:szCs w:val="24"/>
        </w:rPr>
        <w:commentReference w:id="60"/>
      </w:r>
      <w:r>
        <w:t xml:space="preserve">questions and are complementary rather than substitutable. (i) Propensity-score diagnostics assess empirical comparability, overlap, and weight stability, indicating whether the design is feasible under the observed covariate and treatment distributions; they do not estimate the operating characteristics of a candidate estimator. (ii) Baseline plasmode simulation evaluates candidate-estimator operating characteristics (bias, RMSE, coverage) under a single locked synthetic outcome model conditional on the empirical </w:t>
      </w:r>
      <m:oMath>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A</m:t>
            </m:r>
          </m:e>
        </m:d>
      </m:oMath>
      <w:r>
        <w:t xml:space="preserve"> structure. (iii) Negative-control analyses probe residual bias for selected control outcomes against a different data-generating channel altogether; they do not directly evaluate how the primary estimator behaves under prespecified measurement error, missingness, or unmeasured-confounding scenarios. (iv) The DQ stress test asks whether the locked estimator-selection decision is stable under prespecified fit-for-purpose threats translated into quantitative perturbations of the baseline plasmode, before the primary treatment-outcome association is inspected.</w:t>
      </w:r>
    </w:p>
    <w:p w14:paraId="402F3C2D" w14:textId="77777777" w:rsidR="00FD4489" w:rsidRDefault="00000000">
      <w:pPr>
        <w:pStyle w:val="BodyText"/>
      </w:pPr>
      <w:r>
        <w:lastRenderedPageBreak/>
        <w:t>The DQ stress test is a quantitative supplement to fit-for-purpose review, not a substitute for validation, governance, or post-outcome quantitative bias analysis. The workflow does not guarantee that estimator rankings under synthetic outcomes will generalise to the realised outcome process. DQ stress testing should not be interpreted as a formal identification-region analysis or as a replacement for post-outcome quantitative bias analysis. It is a pre-outcome robustness screen for estimator behaviour under prespecified perturbations.</w:t>
      </w:r>
    </w:p>
    <w:p w14:paraId="6F246FCC" w14:textId="77777777" w:rsidR="00FD4489" w:rsidRDefault="00000000">
      <w:pPr>
        <w:pStyle w:val="Heading2"/>
      </w:pPr>
      <w:bookmarkStart w:id="61" w:name="X4f009c1ca2a345c3f9f27806faafdc4c5929f9a"/>
      <w:bookmarkEnd w:id="59"/>
      <w:r>
        <w:t>5.2 Mapping data-quality concerns to plasmode parameters</w:t>
      </w:r>
    </w:p>
    <w:p w14:paraId="63E1E310" w14:textId="77777777" w:rsidR="00FD4489" w:rsidRDefault="00000000">
      <w:pPr>
        <w:pStyle w:val="FirstParagraph"/>
      </w:pPr>
      <w:r>
        <w:t>SPIFD2 (Gatto et al. 2023) does not list a fixed taxonomy of “data-quality dimensions”; it is a stepwise template that asks the analyst to record each design element of the hypothetical target trial and the data feature that operationalises it. The harmonised data-quality terminology of Kahn et al. (2016), by contrast, defines three dimensions (conformance, completeness, plausibility) that have become standard in OHDSI-style assessments. We map both SPIFD2 design-element categories and the Kahn et al. (2016) dimensions to plasmode parameters as follows.</w:t>
      </w:r>
    </w:p>
    <w:p w14:paraId="6BD0C3B0" w14:textId="77777777" w:rsidR="00FD4489" w:rsidRDefault="00000000">
      <w:pPr>
        <w:pStyle w:val="TableCaption"/>
      </w:pPr>
      <w:r>
        <w:t>Table 1: Mapping data-quality concerns to plasmode-parameter inputs of run_plasmode_dq_stress().</w:t>
      </w:r>
    </w:p>
    <w:tbl>
      <w:tblPr>
        <w:tblStyle w:val="Table"/>
        <w:tblW w:w="5000" w:type="pct"/>
        <w:tblLayout w:type="fixed"/>
        <w:tblLook w:val="0020" w:firstRow="1" w:lastRow="0" w:firstColumn="0" w:lastColumn="0" w:noHBand="0" w:noVBand="0"/>
      </w:tblPr>
      <w:tblGrid>
        <w:gridCol w:w="2583"/>
        <w:gridCol w:w="2539"/>
        <w:gridCol w:w="2138"/>
        <w:gridCol w:w="2316"/>
      </w:tblGrid>
      <w:tr w:rsidR="00FD4489" w14:paraId="35BB2B55"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2136" w:type="dxa"/>
          </w:tcPr>
          <w:p w14:paraId="42F01FD6" w14:textId="77777777" w:rsidR="00FD4489" w:rsidRDefault="00000000">
            <w:pPr>
              <w:pStyle w:val="Compact"/>
            </w:pPr>
            <w:r>
              <w:t>SPIFD2 / Kahn category</w:t>
            </w:r>
          </w:p>
        </w:tc>
        <w:tc>
          <w:tcPr>
            <w:tcW w:w="2099" w:type="dxa"/>
          </w:tcPr>
          <w:p w14:paraId="110239F9" w14:textId="77777777" w:rsidR="00FD4489" w:rsidRDefault="00000000">
            <w:pPr>
              <w:pStyle w:val="Compact"/>
            </w:pPr>
            <w:r>
              <w:t>Plasmode parameter</w:t>
            </w:r>
          </w:p>
        </w:tc>
        <w:tc>
          <w:tcPr>
            <w:tcW w:w="1768" w:type="dxa"/>
          </w:tcPr>
          <w:p w14:paraId="1D76C825" w14:textId="77777777" w:rsidR="00FD4489" w:rsidRDefault="00000000">
            <w:pPr>
              <w:pStyle w:val="Compact"/>
            </w:pPr>
            <w:r>
              <w:t>Source of plausible range</w:t>
            </w:r>
          </w:p>
        </w:tc>
        <w:tc>
          <w:tcPr>
            <w:tcW w:w="1915" w:type="dxa"/>
          </w:tcPr>
          <w:p w14:paraId="70E9003E" w14:textId="77777777" w:rsidR="00FD4489" w:rsidRDefault="00000000">
            <w:pPr>
              <w:pStyle w:val="Compact"/>
            </w:pPr>
            <w:r>
              <w:t>Decision criterion (default)</w:t>
            </w:r>
          </w:p>
        </w:tc>
      </w:tr>
      <w:tr w:rsidR="00FD4489" w14:paraId="2BAD3967" w14:textId="77777777">
        <w:tc>
          <w:tcPr>
            <w:tcW w:w="2136" w:type="dxa"/>
          </w:tcPr>
          <w:p w14:paraId="687A296D" w14:textId="77777777" w:rsidR="00FD4489" w:rsidRDefault="00000000">
            <w:pPr>
              <w:pStyle w:val="Compact"/>
            </w:pPr>
            <w:r>
              <w:t>Covariate measurement / availability (Kahn: completeness)</w:t>
            </w:r>
          </w:p>
        </w:tc>
        <w:tc>
          <w:tcPr>
            <w:tcW w:w="2099" w:type="dxa"/>
          </w:tcPr>
          <w:p w14:paraId="31943ABA" w14:textId="77777777" w:rsidR="00FD4489" w:rsidRDefault="00000000">
            <w:pPr>
              <w:pStyle w:val="Compact"/>
            </w:pPr>
            <w:r>
              <w:t>Fraction of MCAR missingness, pi</w:t>
            </w:r>
          </w:p>
        </w:tc>
        <w:tc>
          <w:tcPr>
            <w:tcW w:w="1768" w:type="dxa"/>
          </w:tcPr>
          <w:p w14:paraId="1E9DBC47" w14:textId="77777777" w:rsidR="00FD4489" w:rsidRDefault="00000000">
            <w:pPr>
              <w:pStyle w:val="Compact"/>
            </w:pPr>
            <w:r>
              <w:t>Data profiling, linked validation studies</w:t>
            </w:r>
          </w:p>
        </w:tc>
        <w:tc>
          <w:tcPr>
            <w:tcW w:w="1915" w:type="dxa"/>
          </w:tcPr>
          <w:p w14:paraId="244CA6F1" w14:textId="77777777" w:rsidR="00FD4489" w:rsidRDefault="00000000">
            <w:pPr>
              <w:pStyle w:val="Compact"/>
            </w:pPr>
            <w:r>
              <w:t>RMSE ratio &gt; 1.5 at observed missingness rate</w:t>
            </w:r>
          </w:p>
        </w:tc>
      </w:tr>
      <w:tr w:rsidR="00FD4489" w14:paraId="59C8D18D" w14:textId="77777777">
        <w:tc>
          <w:tcPr>
            <w:tcW w:w="2136" w:type="dxa"/>
          </w:tcPr>
          <w:p w14:paraId="2F7FF3B2" w14:textId="77777777" w:rsidR="00FD4489" w:rsidRDefault="00000000">
            <w:pPr>
              <w:pStyle w:val="Compact"/>
            </w:pPr>
            <w:r>
              <w:t>Treatment exposure definition (Kahn: conformance)</w:t>
            </w:r>
          </w:p>
        </w:tc>
        <w:tc>
          <w:tcPr>
            <w:tcW w:w="2099" w:type="dxa"/>
          </w:tcPr>
          <w:p w14:paraId="5AB4ADE2" w14:textId="77777777" w:rsidR="00FD4489" w:rsidRDefault="00000000">
            <w:pPr>
              <w:pStyle w:val="Compact"/>
            </w:pPr>
            <w:r>
              <w:t>(sens, spec) of treatment ascertainment</w:t>
            </w:r>
          </w:p>
        </w:tc>
        <w:tc>
          <w:tcPr>
            <w:tcW w:w="1768" w:type="dxa"/>
          </w:tcPr>
          <w:p w14:paraId="607F961C" w14:textId="77777777" w:rsidR="00FD4489" w:rsidRDefault="00000000">
            <w:pPr>
              <w:pStyle w:val="Compact"/>
            </w:pPr>
            <w:r>
              <w:t>Chart review, claims-validation literature</w:t>
            </w:r>
          </w:p>
        </w:tc>
        <w:tc>
          <w:tcPr>
            <w:tcW w:w="1915" w:type="dxa"/>
          </w:tcPr>
          <w:p w14:paraId="19AE964D" w14:textId="77777777" w:rsidR="00FD4489" w:rsidRDefault="00000000">
            <w:pPr>
              <w:pStyle w:val="Compact"/>
            </w:pPr>
            <w:r>
              <w:t>|Bias| &gt; target at plausible (sens, spec)</w:t>
            </w:r>
          </w:p>
        </w:tc>
      </w:tr>
      <w:tr w:rsidR="00FD4489" w14:paraId="6EDB0BDE" w14:textId="77777777">
        <w:tc>
          <w:tcPr>
            <w:tcW w:w="2136" w:type="dxa"/>
          </w:tcPr>
          <w:p w14:paraId="081BF64D" w14:textId="77777777" w:rsidR="00FD4489" w:rsidRDefault="00000000">
            <w:pPr>
              <w:pStyle w:val="Compact"/>
            </w:pPr>
            <w:r>
              <w:t>Outcome ascertainment (Kahn: conformance + plausibility)</w:t>
            </w:r>
          </w:p>
        </w:tc>
        <w:tc>
          <w:tcPr>
            <w:tcW w:w="2099" w:type="dxa"/>
          </w:tcPr>
          <w:p w14:paraId="33C4A6EA" w14:textId="77777777" w:rsidR="00FD4489" w:rsidRDefault="00000000">
            <w:pPr>
              <w:pStyle w:val="Compact"/>
            </w:pPr>
            <w:r>
              <w:t>(sens, spec) of outcome ascertainment, optionally by arm</w:t>
            </w:r>
          </w:p>
        </w:tc>
        <w:tc>
          <w:tcPr>
            <w:tcW w:w="1768" w:type="dxa"/>
          </w:tcPr>
          <w:p w14:paraId="1A4428AA" w14:textId="77777777" w:rsidR="00FD4489" w:rsidRDefault="00000000">
            <w:pPr>
              <w:pStyle w:val="Compact"/>
            </w:pPr>
            <w:r>
              <w:t>Algorithm validation, PPV / sensitivity studies</w:t>
            </w:r>
          </w:p>
        </w:tc>
        <w:tc>
          <w:tcPr>
            <w:tcW w:w="1915" w:type="dxa"/>
          </w:tcPr>
          <w:p w14:paraId="43D8CA70" w14:textId="77777777" w:rsidR="00FD4489" w:rsidRDefault="00000000">
            <w:pPr>
              <w:pStyle w:val="Compact"/>
            </w:pPr>
            <w:r>
              <w:t>|Bias| &gt; target at plausible (sens, spec)</w:t>
            </w:r>
          </w:p>
        </w:tc>
      </w:tr>
      <w:tr w:rsidR="00FD4489" w14:paraId="6759E6E4" w14:textId="77777777">
        <w:tc>
          <w:tcPr>
            <w:tcW w:w="2136" w:type="dxa"/>
          </w:tcPr>
          <w:p w14:paraId="6463340A" w14:textId="77777777" w:rsidR="00FD4489" w:rsidRDefault="00000000">
            <w:pPr>
              <w:pStyle w:val="Compact"/>
            </w:pPr>
            <w:r>
              <w:t>Unmeasured confounding (SPIFD2 sensitivity step)</w:t>
            </w:r>
          </w:p>
        </w:tc>
        <w:tc>
          <w:tcPr>
            <w:tcW w:w="2099" w:type="dxa"/>
          </w:tcPr>
          <w:p w14:paraId="4CD04F28" w14:textId="77777777" w:rsidR="00FD4489" w:rsidRDefault="00000000">
            <w:pPr>
              <w:pStyle w:val="Compact"/>
            </w:pPr>
            <w:r>
              <w:t>Latent U with prevalence p_U and (OR_A, OR_Y)</w:t>
            </w:r>
          </w:p>
        </w:tc>
        <w:tc>
          <w:tcPr>
            <w:tcW w:w="1768" w:type="dxa"/>
          </w:tcPr>
          <w:p w14:paraId="6E797E1B" w14:textId="77777777" w:rsidR="00FD4489" w:rsidRDefault="00000000">
            <w:pPr>
              <w:pStyle w:val="Compact"/>
            </w:pPr>
            <w:r>
              <w:t>Expert elicitation, literature, E-value bounds</w:t>
            </w:r>
          </w:p>
        </w:tc>
        <w:tc>
          <w:tcPr>
            <w:tcW w:w="1915" w:type="dxa"/>
          </w:tcPr>
          <w:p w14:paraId="45E7C413" w14:textId="77777777" w:rsidR="00FD4489" w:rsidRDefault="00000000">
            <w:pPr>
              <w:pStyle w:val="Compact"/>
            </w:pPr>
            <w:r>
              <w:t>|Bias| &gt; target at plausible U strength</w:t>
            </w:r>
          </w:p>
        </w:tc>
      </w:tr>
      <w:tr w:rsidR="00FD4489" w14:paraId="23410A9C" w14:textId="77777777">
        <w:tc>
          <w:tcPr>
            <w:tcW w:w="2136" w:type="dxa"/>
          </w:tcPr>
          <w:p w14:paraId="7EFB986F" w14:textId="77777777" w:rsidR="00FD4489" w:rsidRDefault="00000000">
            <w:pPr>
              <w:pStyle w:val="Compact"/>
            </w:pPr>
            <w:r>
              <w:t>Sample-size adequacy (SPIFD2 step 2)</w:t>
            </w:r>
          </w:p>
        </w:tc>
        <w:tc>
          <w:tcPr>
            <w:tcW w:w="2099" w:type="dxa"/>
          </w:tcPr>
          <w:p w14:paraId="1513D1D6" w14:textId="77777777" w:rsidR="00FD4489" w:rsidRDefault="00000000">
            <w:pPr>
              <w:pStyle w:val="Compact"/>
            </w:pPr>
            <w:r>
              <w:t>Tested by base plasmode through n</w:t>
            </w:r>
          </w:p>
        </w:tc>
        <w:tc>
          <w:tcPr>
            <w:tcW w:w="1768" w:type="dxa"/>
          </w:tcPr>
          <w:p w14:paraId="3465CDCB" w14:textId="77777777" w:rsidR="00FD4489" w:rsidRDefault="00000000">
            <w:pPr>
              <w:pStyle w:val="Compact"/>
            </w:pPr>
            <w:r>
              <w:t>Known from data source</w:t>
            </w:r>
          </w:p>
        </w:tc>
        <w:tc>
          <w:tcPr>
            <w:tcW w:w="1915" w:type="dxa"/>
          </w:tcPr>
          <w:p w14:paraId="4094B06D" w14:textId="77777777" w:rsidR="00FD4489" w:rsidRDefault="00000000">
            <w:pPr>
              <w:pStyle w:val="Compact"/>
            </w:pPr>
            <w:r>
              <w:t>Coverage &lt; min_coverage</w:t>
            </w:r>
          </w:p>
        </w:tc>
      </w:tr>
    </w:tbl>
    <w:p w14:paraId="1140C151" w14:textId="77777777" w:rsidR="00FD4489" w:rsidRDefault="00000000">
      <w:pPr>
        <w:pStyle w:val="BodyText"/>
      </w:pPr>
      <w:r>
        <w:t>The mapping is deliberately one-to-many: a single SPIFD2 design element (say, outcome ascertainment) can drive several plasmode parameters (per-arm sensitivity and specificity), and a single plasmode parameter (say, MCAR fraction) can speak to several SPIFD2 elements (covariate availability, missingness handling).</w:t>
      </w:r>
    </w:p>
    <w:p w14:paraId="7C44EE34" w14:textId="77777777" w:rsidR="00FD4489" w:rsidRDefault="00000000">
      <w:pPr>
        <w:pStyle w:val="Heading2"/>
      </w:pPr>
      <w:bookmarkStart w:id="62" w:name="the-degradation-gradient"/>
      <w:bookmarkEnd w:id="61"/>
      <w:r>
        <w:lastRenderedPageBreak/>
        <w:t>5.3 The degradation gradient</w:t>
      </w:r>
    </w:p>
    <w:p w14:paraId="7B73406A" w14:textId="77777777" w:rsidR="00FD4489" w:rsidRDefault="00000000">
      <w:pPr>
        <w:pStyle w:val="FirstParagraph"/>
      </w:pPr>
      <w:r>
        <w:t>Rather than testing a single value of each threat, the function sweeps a vector of severities. The degradation gradient is the curve of bias, RMSE, coverage, or type I error against the severity of a prespecified data-quality threat. It is analogous to a dose-response curve for estimator fragility: it asks how severe the degradation must be before a candidate fails the locked decision criteria. A robust candidate has a shallow gradient and remains within thresholds across plausible severities. A fragile candidate shows a cliff, where a small increase in degradation moves bias or coverage beyond the threshold. The candidate-selection rule (</w:t>
      </w:r>
      <w:r>
        <w:rPr>
          <w:rStyle w:val="VerbatimChar"/>
        </w:rPr>
        <w:t>select_tmle_candidate(rule = "min_rmse")</w:t>
      </w:r>
      <w:r>
        <w:t xml:space="preserve">) is currently a single-step approximation of the </w:t>
      </w:r>
      <w:r>
        <w:rPr>
          <w:b/>
          <w:bCs/>
        </w:rPr>
        <w:t>two-stage selector</w:t>
      </w:r>
      <w:r>
        <w:t xml:space="preserve"> formalised in FIORD (Nance et al. 2026): in FIORD’s procedure, candidates are first screened to those that achieve nominal </w:t>
      </w:r>
      <w:r>
        <w:rPr>
          <w:b/>
          <w:bCs/>
        </w:rPr>
        <w:t>oracle coverage</w:t>
      </w:r>
      <w:r>
        <w:t xml:space="preserve"> (a CI built from the Monte Carlo empirical SE), and the point estimator with the lowest variance among the survivors is locked in; the variance method is then selected separately to achieve nominal coverage on the locked point estimator. The current cleanTMLE rule conflates these two stages, choosing on RMSE only; the forthcoming </w:t>
      </w:r>
      <w:r>
        <w:rPr>
          <w:rStyle w:val="VerbatimChar"/>
        </w:rPr>
        <w:t>rule = "fiord_two_stage"</w:t>
      </w:r>
      <w:r>
        <w:t xml:space="preserve"> (planned for cleanTMLE 0.2) implements the full two-stage procedure. The rule can additionally be augmented to require a maximum allowed degradation in the DQ stress test, which excludes fragile candidates before the outcome is accessed.</w:t>
      </w:r>
    </w:p>
    <w:p w14:paraId="0F7B28B5" w14:textId="77777777" w:rsidR="00FD4489" w:rsidRDefault="00000000">
      <w:pPr>
        <w:pStyle w:val="BodyText"/>
      </w:pPr>
      <w:r>
        <w:t>The truncation level inside a TMLE candidate is more than a variance-stabilising tuning knob. Trimming or truncating the propensity score alters the effective target population by restricting support to units with adequate overlap, and therefore changes the estimand itself rather than only the variance of the estimator (Lash et al. 2014). When the prespecified truncation level varies across candidates, the candidates are paired estimator-and-estimand objects, and the pre-outcome decision must consider whether the implied target population still answers the scientific question posed in the target trial. cleanTMLE records the truncation rule for each candidate as part of the analysis lock, so the estimand-versus-estimator distinction is auditable and any estimand drift induced by truncation is scored on the same RMSE and coverage metrics as everything else rather than chosen post-hoc on the realised data.</w:t>
      </w:r>
    </w:p>
    <w:p w14:paraId="02D56786" w14:textId="77777777" w:rsidR="00FD4489" w:rsidRDefault="00000000">
      <w:pPr>
        <w:pStyle w:val="Heading3"/>
      </w:pPr>
      <w:bookmarkStart w:id="63" w:name="X78fa7a5ad4e21e99467d9bc9a856cd1b9091e6d"/>
      <w:r>
        <w:t>5.3.1 When STOP motivates estimand revision, not just estimator</w:t>
      </w:r>
    </w:p>
    <w:p w14:paraId="4FF122E5" w14:textId="77777777" w:rsidR="00FD4489" w:rsidRDefault="00000000">
      <w:pPr>
        <w:pStyle w:val="FirstParagraph"/>
      </w:pPr>
      <w:r>
        <w:t>swapping</w:t>
      </w:r>
    </w:p>
    <w:p w14:paraId="70D49344" w14:textId="77777777" w:rsidR="00FD4489" w:rsidRDefault="00000000">
      <w:pPr>
        <w:pStyle w:val="BodyText"/>
      </w:pPr>
      <w:r>
        <w:t xml:space="preserve">A STOP or FLAG decision from the pre-outcome rule is not always a signal to </w:t>
      </w:r>
      <w:r>
        <w:rPr>
          <w:i/>
          <w:iCs/>
        </w:rPr>
        <w:t>change the estimator</w:t>
      </w:r>
      <w:r>
        <w:t xml:space="preserve">; sometimes it is a signal to </w:t>
      </w:r>
      <w:r>
        <w:rPr>
          <w:i/>
          <w:iCs/>
        </w:rPr>
        <w:t>change the estimand</w:t>
      </w:r>
      <w:r>
        <w:t xml:space="preserve"> itself. The targeted-learning RWE roadmap (Dang et al. 2023; Petersen and Laan 2014) makes this explicit: if the simulation reveals that no prespecified candidate can recover the original target estimand under plausible threats, the honest moves include narrowing the target population to where positivity is supported, revising the treatment strategy to one whose counterfactual is identifiable from the data, changing the follow-up window, switching from a marginal to a matched or overlap-restricted target, or changing the missingness strategy. Each of </w:t>
      </w:r>
      <w:r>
        <w:lastRenderedPageBreak/>
        <w:t xml:space="preserve">these is an </w:t>
      </w:r>
      <w:r>
        <w:rPr>
          <w:i/>
          <w:iCs/>
        </w:rPr>
        <w:t>estimand revision</w:t>
      </w:r>
      <w:r>
        <w:t>, recorded in the analysis lock and decision log alongside the estimator changes that prompted it. Reporting the revised estimand transparently is preferable to reporting the original estimand with a documented override.</w:t>
      </w:r>
    </w:p>
    <w:p w14:paraId="26229403" w14:textId="77777777" w:rsidR="00FD4489" w:rsidRDefault="00000000">
      <w:pPr>
        <w:pStyle w:val="Heading2"/>
      </w:pPr>
      <w:bookmarkStart w:id="64" w:name="sec-threat-matrix"/>
      <w:bookmarkEnd w:id="62"/>
      <w:bookmarkEnd w:id="63"/>
      <w:r>
        <w:t>5.4 Threat-to-assumption matrix: what each scenario probes (and what it does not)</w:t>
      </w:r>
    </w:p>
    <w:p w14:paraId="1794F7C1" w14:textId="77777777" w:rsidR="00FD4489" w:rsidRDefault="00000000">
      <w:pPr>
        <w:pStyle w:val="FirstParagraph"/>
      </w:pPr>
      <w:r>
        <w:t xml:space="preserve">Each DQ scenario is best understood as an </w:t>
      </w:r>
      <w:r>
        <w:rPr>
          <w:i/>
          <w:iCs/>
        </w:rPr>
        <w:t>engineering approximation</w:t>
      </w:r>
      <w:r>
        <w:t xml:space="preserve"> to a class of threats rather than an assumption-specific diagnostic. </w:t>
      </w:r>
      <w:hyperlink w:anchor="tbl-threat-matrix">
        <w:r>
          <w:rPr>
            <w:rStyle w:val="Hyperlink"/>
          </w:rPr>
          <w:t>Table 4</w:t>
        </w:r>
      </w:hyperlink>
      <w:r>
        <w:t xml:space="preserve"> makes that distinction explicit: for each scenario it lists the identification or measurement assumption nominally probed, the scenario operationalisation, and the threats the scenario </w:t>
      </w:r>
      <w:r>
        <w:rPr>
          <w:i/>
          <w:iCs/>
        </w:rPr>
        <w:t>does not</w:t>
      </w:r>
      <w:r>
        <w:t xml:space="preserve"> probe. The reader should treat the table as a guide to interpreting </w:t>
      </w:r>
      <w:r>
        <w:rPr>
          <w:rStyle w:val="VerbatimChar"/>
        </w:rPr>
        <w:t>run_plasmode_dq_stress()</w:t>
      </w:r>
      <w:r>
        <w:t xml:space="preserve"> output rather than as a claim that the four scenarios constitute a complete threat taxonomy.</w:t>
      </w:r>
    </w:p>
    <w:tbl>
      <w:tblPr>
        <w:tblStyle w:val="Table"/>
        <w:tblW w:w="5000" w:type="pct"/>
        <w:tblLayout w:type="fixed"/>
        <w:tblLook w:val="0000" w:firstRow="0" w:lastRow="0" w:firstColumn="0" w:lastColumn="0" w:noHBand="0" w:noVBand="0"/>
      </w:tblPr>
      <w:tblGrid>
        <w:gridCol w:w="9576"/>
      </w:tblGrid>
      <w:tr w:rsidR="00FD4489" w14:paraId="5CC39CBA" w14:textId="77777777">
        <w:tc>
          <w:tcPr>
            <w:tcW w:w="7920" w:type="dxa"/>
          </w:tcPr>
          <w:p w14:paraId="48F17796" w14:textId="77777777" w:rsidR="00FD4489" w:rsidRDefault="00000000">
            <w:pPr>
              <w:pStyle w:val="ImageCaption"/>
              <w:spacing w:before="200"/>
            </w:pPr>
            <w:bookmarkStart w:id="65" w:name="tbl-threat-matrix"/>
            <w:r>
              <w:t xml:space="preserve">Table 4: Threat-to-assumption matrix. For each scenario, the assumption nominally probed, the operationalisation, and the threats the scenario does NOT probe. Severity ranges must come from external validation evidence (see </w:t>
            </w:r>
            <w:hyperlink w:anchor="sec-calibration">
              <w:r>
                <w:rPr>
                  <w:rStyle w:val="Hyperlink"/>
                </w:rPr>
                <w:t>Section 5.5</w:t>
              </w:r>
            </w:hyperlink>
            <w:r>
              <w:t>).</w:t>
            </w:r>
          </w:p>
          <w:tbl>
            <w:tblPr>
              <w:tblStyle w:val="Table"/>
              <w:tblW w:w="5000" w:type="pct"/>
              <w:tblLayout w:type="fixed"/>
              <w:tblLook w:val="0020" w:firstRow="1" w:lastRow="0" w:firstColumn="0" w:lastColumn="0" w:noHBand="0" w:noVBand="0"/>
            </w:tblPr>
            <w:tblGrid>
              <w:gridCol w:w="1100"/>
              <w:gridCol w:w="2832"/>
              <w:gridCol w:w="2635"/>
              <w:gridCol w:w="2793"/>
            </w:tblGrid>
            <w:tr w:rsidR="00FD4489" w14:paraId="7F8CDB96"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931" w:type="dxa"/>
                </w:tcPr>
                <w:p w14:paraId="7285927A" w14:textId="77777777" w:rsidR="00FD4489" w:rsidRDefault="00000000">
                  <w:pPr>
                    <w:pStyle w:val="Compact"/>
                    <w:jc w:val="center"/>
                  </w:pPr>
                  <w:r>
                    <w:t>Scenario</w:t>
                  </w:r>
                </w:p>
              </w:tc>
              <w:tc>
                <w:tcPr>
                  <w:tcW w:w="2395" w:type="dxa"/>
                </w:tcPr>
                <w:p w14:paraId="09513C1F" w14:textId="77777777" w:rsidR="00FD4489" w:rsidRDefault="00000000">
                  <w:pPr>
                    <w:pStyle w:val="Compact"/>
                    <w:jc w:val="center"/>
                  </w:pPr>
                  <w:r>
                    <w:t>Nominally probes</w:t>
                  </w:r>
                </w:p>
              </w:tc>
              <w:tc>
                <w:tcPr>
                  <w:tcW w:w="2229" w:type="dxa"/>
                </w:tcPr>
                <w:p w14:paraId="0C7C3706" w14:textId="77777777" w:rsidR="00FD4489" w:rsidRDefault="00000000">
                  <w:pPr>
                    <w:pStyle w:val="Compact"/>
                    <w:jc w:val="center"/>
                  </w:pPr>
                  <w:r>
                    <w:t>Operationalisation</w:t>
                  </w:r>
                </w:p>
              </w:tc>
              <w:tc>
                <w:tcPr>
                  <w:tcW w:w="2362" w:type="dxa"/>
                </w:tcPr>
                <w:p w14:paraId="145798C8" w14:textId="77777777" w:rsidR="00FD4489" w:rsidRDefault="00000000">
                  <w:pPr>
                    <w:pStyle w:val="Compact"/>
                    <w:jc w:val="center"/>
                  </w:pPr>
                  <w:r>
                    <w:t>Does NOT probe</w:t>
                  </w:r>
                </w:p>
              </w:tc>
            </w:tr>
            <w:tr w:rsidR="00FD4489" w14:paraId="5DE65525" w14:textId="77777777">
              <w:tc>
                <w:tcPr>
                  <w:tcW w:w="931" w:type="dxa"/>
                </w:tcPr>
                <w:p w14:paraId="59D10CC4" w14:textId="77777777" w:rsidR="00FD4489" w:rsidRDefault="00000000">
                  <w:pPr>
                    <w:pStyle w:val="Compact"/>
                    <w:jc w:val="center"/>
                  </w:pPr>
                  <w:r>
                    <w:t>Covariate missingness</w:t>
                  </w:r>
                </w:p>
              </w:tc>
              <w:tc>
                <w:tcPr>
                  <w:tcW w:w="2395" w:type="dxa"/>
                </w:tcPr>
                <w:p w14:paraId="43E39E09" w14:textId="77777777" w:rsidR="00FD4489" w:rsidRDefault="00000000">
                  <w:pPr>
                    <w:pStyle w:val="Compact"/>
                    <w:jc w:val="center"/>
                  </w:pPr>
                  <w:r>
                    <w:t xml:space="preserve">Stratified MCAR for </w:t>
                  </w:r>
                  <m:oMath>
                    <m:r>
                      <w:rPr>
                        <w:rFonts w:ascii="Cambria Math" w:hAnsi="Cambria Math"/>
                      </w:rPr>
                      <m:t>W</m:t>
                    </m:r>
                  </m:oMath>
                  <w:r>
                    <w:t>; robustness of nuisance fits to imputation</w:t>
                  </w:r>
                </w:p>
              </w:tc>
              <w:tc>
                <w:tcPr>
                  <w:tcW w:w="2229" w:type="dxa"/>
                </w:tcPr>
                <w:p w14:paraId="0E328927" w14:textId="77777777" w:rsidR="00FD4489" w:rsidRDefault="00000000">
                  <w:pPr>
                    <w:pStyle w:val="Compact"/>
                    <w:jc w:val="center"/>
                  </w:pPr>
                  <w:r>
                    <w:t xml:space="preserve">MCAR mask of fraction </w:t>
                  </w:r>
                  <m:oMath>
                    <m:r>
                      <w:rPr>
                        <w:rFonts w:ascii="Cambria Math" w:hAnsi="Cambria Math"/>
                      </w:rPr>
                      <m:t>π</m:t>
                    </m:r>
                  </m:oMath>
                  <w:r>
                    <w:t xml:space="preserve"> of </w:t>
                  </w:r>
                  <m:oMath>
                    <m:r>
                      <w:rPr>
                        <w:rFonts w:ascii="Cambria Math" w:hAnsi="Cambria Math"/>
                      </w:rPr>
                      <m:t>W</m:t>
                    </m:r>
                  </m:oMath>
                  <w:r>
                    <w:t>, median imputation</w:t>
                  </w:r>
                </w:p>
              </w:tc>
              <w:tc>
                <w:tcPr>
                  <w:tcW w:w="2362" w:type="dxa"/>
                </w:tcPr>
                <w:p w14:paraId="43C45464" w14:textId="77777777" w:rsidR="00FD4489" w:rsidRDefault="00000000">
                  <w:pPr>
                    <w:pStyle w:val="Compact"/>
                    <w:jc w:val="center"/>
                  </w:pPr>
                  <w:r>
                    <w:t xml:space="preserve">MAR / MNAR; non-MCAR mechanisms; missingness in </w:t>
                  </w:r>
                  <m:oMath>
                    <m:r>
                      <w:rPr>
                        <w:rFonts w:ascii="Cambria Math" w:hAnsi="Cambria Math"/>
                      </w:rPr>
                      <m:t>A</m:t>
                    </m:r>
                  </m:oMath>
                  <w:r>
                    <w:t xml:space="preserve"> or </w:t>
                  </w:r>
                  <m:oMath>
                    <m:r>
                      <w:rPr>
                        <w:rFonts w:ascii="Cambria Math" w:hAnsi="Cambria Math"/>
                      </w:rPr>
                      <m:t>Y</m:t>
                    </m:r>
                  </m:oMath>
                </w:p>
              </w:tc>
            </w:tr>
            <w:tr w:rsidR="00FD4489" w14:paraId="374B8015" w14:textId="77777777">
              <w:tc>
                <w:tcPr>
                  <w:tcW w:w="931" w:type="dxa"/>
                </w:tcPr>
                <w:p w14:paraId="685D5DF5" w14:textId="77777777" w:rsidR="00FD4489" w:rsidRDefault="00000000">
                  <w:pPr>
                    <w:pStyle w:val="Compact"/>
                    <w:jc w:val="center"/>
                  </w:pPr>
                  <w:r>
                    <w:t>Treatment misclassification</w:t>
                  </w:r>
                </w:p>
              </w:tc>
              <w:tc>
                <w:tcPr>
                  <w:tcW w:w="2395" w:type="dxa"/>
                </w:tcPr>
                <w:p w14:paraId="60EA60F6" w14:textId="77777777" w:rsidR="00FD4489" w:rsidRDefault="00000000">
                  <w:pPr>
                    <w:pStyle w:val="Compact"/>
                    <w:jc w:val="center"/>
                  </w:pPr>
                  <w:r>
                    <w:t xml:space="preserve">Consistency / SUTVA on </w:t>
                  </w:r>
                  <m:oMath>
                    <m:r>
                      <w:rPr>
                        <w:rFonts w:ascii="Cambria Math" w:hAnsi="Cambria Math"/>
                      </w:rPr>
                      <m:t>A</m:t>
                    </m:r>
                  </m:oMath>
                  <w:r>
                    <w:t xml:space="preserve"> when the treatment phenotype is imperfect</w:t>
                  </w:r>
                </w:p>
              </w:tc>
              <w:tc>
                <w:tcPr>
                  <w:tcW w:w="2229" w:type="dxa"/>
                </w:tcPr>
                <w:p w14:paraId="1A9698DB" w14:textId="77777777" w:rsidR="00FD4489" w:rsidRDefault="00000000">
                  <w:pPr>
                    <w:pStyle w:val="Compact"/>
                    <w:jc w:val="center"/>
                  </w:pPr>
                  <w:r>
                    <w:t xml:space="preserve">Sensitivity / specificity flips of </w:t>
                  </w:r>
                  <m:oMath>
                    <m:r>
                      <w:rPr>
                        <w:rFonts w:ascii="Cambria Math" w:hAnsi="Cambria Math"/>
                      </w:rPr>
                      <m:t>A</m:t>
                    </m:r>
                  </m:oMath>
                  <w:r>
                    <w:t>, optionally asymmetric</w:t>
                  </w:r>
                </w:p>
              </w:tc>
              <w:tc>
                <w:tcPr>
                  <w:tcW w:w="2362" w:type="dxa"/>
                </w:tcPr>
                <w:p w14:paraId="1E72DB15" w14:textId="77777777" w:rsidR="00FD4489" w:rsidRDefault="00000000">
                  <w:pPr>
                    <w:pStyle w:val="Compact"/>
                    <w:jc w:val="center"/>
                  </w:pPr>
                  <w:r>
                    <w:t>Time-varying treatment versions; per-arm differential exposure error</w:t>
                  </w:r>
                </w:p>
              </w:tc>
            </w:tr>
            <w:tr w:rsidR="00FD4489" w14:paraId="0BCCCC11" w14:textId="77777777">
              <w:tc>
                <w:tcPr>
                  <w:tcW w:w="931" w:type="dxa"/>
                </w:tcPr>
                <w:p w14:paraId="667D7C18" w14:textId="77777777" w:rsidR="00FD4489" w:rsidRDefault="00000000">
                  <w:pPr>
                    <w:pStyle w:val="Compact"/>
                    <w:jc w:val="center"/>
                  </w:pPr>
                  <w:r>
                    <w:t>Outcome misclassification</w:t>
                  </w:r>
                </w:p>
              </w:tc>
              <w:tc>
                <w:tcPr>
                  <w:tcW w:w="2395" w:type="dxa"/>
                </w:tcPr>
                <w:p w14:paraId="770E9615" w14:textId="77777777" w:rsidR="00FD4489" w:rsidRDefault="00000000">
                  <w:pPr>
                    <w:pStyle w:val="Compact"/>
                    <w:jc w:val="center"/>
                  </w:pPr>
                  <w:r>
                    <w:t>Differential or non-differential outcome measurement error</w:t>
                  </w:r>
                </w:p>
              </w:tc>
              <w:tc>
                <w:tcPr>
                  <w:tcW w:w="2229" w:type="dxa"/>
                </w:tcPr>
                <w:p w14:paraId="05A09D04" w14:textId="77777777" w:rsidR="00FD4489" w:rsidRDefault="00000000">
                  <w:pPr>
                    <w:pStyle w:val="Compact"/>
                    <w:jc w:val="center"/>
                  </w:pPr>
                  <w:r>
                    <w:t xml:space="preserve">Sensitivity / specificity flips of </w:t>
                  </w:r>
                  <m:oMath>
                    <m:r>
                      <w:rPr>
                        <w:rFonts w:ascii="Cambria Math" w:hAnsi="Cambria Math"/>
                      </w:rPr>
                      <m:t>Y</m:t>
                    </m:r>
                  </m:oMath>
                  <w:r>
                    <w:t>, optionally per arm</w:t>
                  </w:r>
                </w:p>
              </w:tc>
              <w:tc>
                <w:tcPr>
                  <w:tcW w:w="2362" w:type="dxa"/>
                </w:tcPr>
                <w:p w14:paraId="7DB45FD1" w14:textId="77777777" w:rsidR="00FD4489" w:rsidRDefault="00000000">
                  <w:pPr>
                    <w:pStyle w:val="Compact"/>
                    <w:jc w:val="center"/>
                  </w:pPr>
                  <w:r>
                    <w:t xml:space="preserve">Outcome measurement processes that depend on covariates other than </w:t>
                  </w:r>
                  <m:oMath>
                    <m:r>
                      <w:rPr>
                        <w:rFonts w:ascii="Cambria Math" w:hAnsi="Cambria Math"/>
                      </w:rPr>
                      <m:t>A</m:t>
                    </m:r>
                  </m:oMath>
                </w:p>
              </w:tc>
            </w:tr>
            <w:tr w:rsidR="00FD4489" w14:paraId="48DB8F9D" w14:textId="77777777">
              <w:tc>
                <w:tcPr>
                  <w:tcW w:w="931" w:type="dxa"/>
                </w:tcPr>
                <w:p w14:paraId="4ABD5475" w14:textId="77777777" w:rsidR="00FD4489" w:rsidRDefault="00000000">
                  <w:pPr>
                    <w:pStyle w:val="Compact"/>
                    <w:jc w:val="center"/>
                  </w:pPr>
                  <w:r>
                    <w:t>Unmeasured confounding</w:t>
                  </w:r>
                </w:p>
              </w:tc>
              <w:tc>
                <w:tcPr>
                  <w:tcW w:w="2395" w:type="dxa"/>
                </w:tcPr>
                <w:p w14:paraId="5C5DF3C1" w14:textId="77777777" w:rsidR="00FD4489" w:rsidRDefault="00000000">
                  <w:pPr>
                    <w:pStyle w:val="Compact"/>
                    <w:jc w:val="center"/>
                  </w:pPr>
                  <w:r>
                    <w:t>Conditional exchangeability when one or more confounders are unmeasured</w:t>
                  </w:r>
                </w:p>
              </w:tc>
              <w:tc>
                <w:tcPr>
                  <w:tcW w:w="2229" w:type="dxa"/>
                </w:tcPr>
                <w:p w14:paraId="1B5D187E" w14:textId="77777777" w:rsidR="00FD4489" w:rsidRDefault="00000000">
                  <w:pPr>
                    <w:pStyle w:val="Compact"/>
                    <w:jc w:val="center"/>
                  </w:pPr>
                  <w:r>
                    <w:t xml:space="preserve">Latent </w:t>
                  </w:r>
                  <m:oMath>
                    <m:r>
                      <w:rPr>
                        <w:rFonts w:ascii="Cambria Math" w:hAnsi="Cambria Math"/>
                      </w:rPr>
                      <m:t>U</m:t>
                    </m:r>
                    <m:r>
                      <m:rPr>
                        <m:sty m:val="p"/>
                      </m:rPr>
                      <w:rPr>
                        <w:rFonts w:ascii="Cambria Math" w:hAnsi="Cambria Math"/>
                      </w:rPr>
                      <m:t>∼</m:t>
                    </m:r>
                    <m:r>
                      <m:rPr>
                        <m:nor/>
                      </m:rPr>
                      <m:t>Bern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m:t>
                            </m:r>
                          </m:sub>
                        </m:sSub>
                      </m:e>
                    </m:d>
                  </m:oMath>
                  <w:r>
                    <w:t xml:space="preserve"> with </w:t>
                  </w:r>
                  <m:oMath>
                    <m:sSub>
                      <m:sSubPr>
                        <m:ctrlPr>
                          <w:rPr>
                            <w:rFonts w:ascii="Cambria Math" w:hAnsi="Cambria Math"/>
                          </w:rPr>
                        </m:ctrlPr>
                      </m:sSubPr>
                      <m:e>
                        <m:r>
                          <m:rPr>
                            <m:nor/>
                          </m:rPr>
                          <m:t>OR</m:t>
                        </m:r>
                      </m:e>
                      <m:sub>
                        <m:r>
                          <w:rPr>
                            <w:rFonts w:ascii="Cambria Math" w:hAnsi="Cambria Math"/>
                          </w:rPr>
                          <m:t>A</m:t>
                        </m:r>
                      </m:sub>
                    </m:sSub>
                  </m:oMath>
                  <w:r>
                    <w:t xml:space="preserve">, </w:t>
                  </w:r>
                  <m:oMath>
                    <m:sSub>
                      <m:sSubPr>
                        <m:ctrlPr>
                          <w:rPr>
                            <w:rFonts w:ascii="Cambria Math" w:hAnsi="Cambria Math"/>
                          </w:rPr>
                        </m:ctrlPr>
                      </m:sSubPr>
                      <m:e>
                        <m:r>
                          <m:rPr>
                            <m:nor/>
                          </m:rPr>
                          <m:t>OR</m:t>
                        </m:r>
                      </m:e>
                      <m:sub>
                        <m:r>
                          <w:rPr>
                            <w:rFonts w:ascii="Cambria Math" w:hAnsi="Cambria Math"/>
                          </w:rPr>
                          <m:t>Y</m:t>
                        </m:r>
                      </m:sub>
                    </m:sSub>
                  </m:oMath>
                </w:p>
              </w:tc>
              <w:tc>
                <w:tcPr>
                  <w:tcW w:w="2362" w:type="dxa"/>
                </w:tcPr>
                <w:p w14:paraId="5D816A65" w14:textId="77777777" w:rsidR="00FD4489" w:rsidRDefault="00000000">
                  <w:pPr>
                    <w:pStyle w:val="Compact"/>
                    <w:jc w:val="center"/>
                  </w:pPr>
                  <w:r>
                    <w:t xml:space="preserve">Confounding by variables not exchangeable with the chosen latent </w:t>
                  </w:r>
                  <m:oMath>
                    <m:r>
                      <w:rPr>
                        <w:rFonts w:ascii="Cambria Math" w:hAnsi="Cambria Math"/>
                      </w:rPr>
                      <m:t>U</m:t>
                    </m:r>
                  </m:oMath>
                </w:p>
              </w:tc>
            </w:tr>
            <w:bookmarkEnd w:id="65"/>
          </w:tbl>
          <w:p w14:paraId="2A215B98" w14:textId="77777777" w:rsidR="00FD4489" w:rsidRDefault="00FD4489"/>
        </w:tc>
      </w:tr>
    </w:tbl>
    <w:p w14:paraId="5760627C" w14:textId="77777777" w:rsidR="00FD4489" w:rsidRDefault="00000000">
      <w:pPr>
        <w:pStyle w:val="BodyText"/>
      </w:pPr>
      <w:r>
        <w:t xml:space="preserve">A consequence is that the </w:t>
      </w:r>
      <w:r>
        <w:rPr>
          <w:rStyle w:val="VerbatimChar"/>
        </w:rPr>
        <w:t>run_plasmode_dq_stress()</w:t>
      </w:r>
      <w:r>
        <w:t xml:space="preserve"> output is useful for </w:t>
      </w:r>
      <w:r>
        <w:rPr>
          <w:i/>
          <w:iCs/>
        </w:rPr>
        <w:t>robustness screening</w:t>
      </w:r>
      <w:r>
        <w:t xml:space="preserve"> of candidate estimators against prespecified threat ranges, not for </w:t>
      </w:r>
      <w:r>
        <w:rPr>
          <w:i/>
          <w:iCs/>
        </w:rPr>
        <w:t>validating</w:t>
      </w:r>
      <w:r>
        <w:t xml:space="preserve"> the data source. Variable validation, source-data audit, and post-outcome quantitative bias analysis (Lash et al. 2014) remain separate activities anchored in the validation literature </w:t>
      </w:r>
      <w:r>
        <w:lastRenderedPageBreak/>
        <w:t>(U.S. Food and Drug Administration 2024b, 2021; European Medicines Agency 2026) rather than in the simulation engine.</w:t>
      </w:r>
    </w:p>
    <w:p w14:paraId="27AF23DD" w14:textId="77777777" w:rsidR="00FD4489" w:rsidRDefault="00000000">
      <w:pPr>
        <w:pStyle w:val="Heading2"/>
      </w:pPr>
      <w:bookmarkStart w:id="66" w:name="sec-calibration"/>
      <w:bookmarkEnd w:id="64"/>
      <w:r>
        <w:t>5.5 Calibration of severity ranges from external evidence</w:t>
      </w:r>
    </w:p>
    <w:p w14:paraId="04FF8F95" w14:textId="77777777" w:rsidR="00FD4489" w:rsidRDefault="00000000">
      <w:pPr>
        <w:pStyle w:val="FirstParagraph"/>
      </w:pPr>
      <w:r>
        <w:t>The DQ stress test is only as informative as the severity grids the analyst supplies. Each grid should be anchored in external evidence, not chosen for convenience:</w:t>
      </w:r>
    </w:p>
    <w:p w14:paraId="5B3406BE" w14:textId="77777777" w:rsidR="00FD4489" w:rsidRDefault="00000000">
      <w:pPr>
        <w:pStyle w:val="Compact"/>
        <w:numPr>
          <w:ilvl w:val="0"/>
          <w:numId w:val="4"/>
        </w:numPr>
      </w:pPr>
      <w:r>
        <w:rPr>
          <w:b/>
          <w:bCs/>
        </w:rPr>
        <w:t>Covariate missingness fractions</w:t>
      </w:r>
      <w:r>
        <w:t xml:space="preserve"> should be calibrated to the observed missingness in the data source under study, plus realistic alternative scenarios from data-profiling studies (Kahn et al. 2016; U.S. Food and Drug Administration 2024b; European Medicines Agency 2026).</w:t>
      </w:r>
    </w:p>
    <w:p w14:paraId="75F38907" w14:textId="77777777" w:rsidR="00FD4489" w:rsidRDefault="00000000">
      <w:pPr>
        <w:pStyle w:val="Compact"/>
        <w:numPr>
          <w:ilvl w:val="0"/>
          <w:numId w:val="4"/>
        </w:numPr>
      </w:pPr>
      <w:r>
        <w:rPr>
          <w:b/>
          <w:bCs/>
        </w:rPr>
        <w:t>Treatment-ascertainment (sensitivity, specificity)</w:t>
      </w:r>
      <w:r>
        <w:t xml:space="preserve"> ranges should come from claims-validation studies for the relevant exposure phenotype or from independent chart review (U.S. Food and Drug Administration 2024a, 2024b).</w:t>
      </w:r>
    </w:p>
    <w:p w14:paraId="1ADCC1DD" w14:textId="77777777" w:rsidR="00FD4489" w:rsidRDefault="00000000">
      <w:pPr>
        <w:pStyle w:val="Compact"/>
        <w:numPr>
          <w:ilvl w:val="0"/>
          <w:numId w:val="4"/>
        </w:numPr>
      </w:pPr>
      <w:r>
        <w:rPr>
          <w:b/>
          <w:bCs/>
        </w:rPr>
        <w:t>Outcome-ascertainment (sensitivity, specificity)</w:t>
      </w:r>
      <w:r>
        <w:t xml:space="preserve"> ranges should come from algorithm-validation studies or PPV / sensitivity literature for the outcome phenotype, with optional per-arm differential misclassification when the validation literature supports it (U.S. Food and Drug Administration 2024a).</w:t>
      </w:r>
    </w:p>
    <w:p w14:paraId="2205F98D" w14:textId="77777777" w:rsidR="00FD4489" w:rsidRDefault="00000000">
      <w:pPr>
        <w:pStyle w:val="Compact"/>
        <w:numPr>
          <w:ilvl w:val="0"/>
          <w:numId w:val="4"/>
        </w:numPr>
      </w:pPr>
      <w:r>
        <w:rPr>
          <w:b/>
          <w:bCs/>
        </w:rPr>
        <w:t>Unmeasured-confounder strengths</w:t>
      </w:r>
      <w:r>
        <w:t xml:space="preserve"> (</w:t>
      </w:r>
      <m:oMath>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rPr>
            </m:ctrlPr>
          </m:sSubPr>
          <m:e>
            <m:r>
              <m:rPr>
                <m:nor/>
              </m:rPr>
              <m:t>OR</m:t>
            </m:r>
          </m:e>
          <m:sub>
            <m:r>
              <w:rPr>
                <w:rFonts w:ascii="Cambria Math" w:hAnsi="Cambria Math"/>
              </w:rPr>
              <m:t>A</m:t>
            </m:r>
          </m:sub>
        </m:sSub>
      </m:oMath>
      <w:r>
        <w:t xml:space="preserve">, </w:t>
      </w:r>
      <m:oMath>
        <m:sSub>
          <m:sSubPr>
            <m:ctrlPr>
              <w:rPr>
                <w:rFonts w:ascii="Cambria Math" w:hAnsi="Cambria Math"/>
              </w:rPr>
            </m:ctrlPr>
          </m:sSubPr>
          <m:e>
            <m:r>
              <m:rPr>
                <m:nor/>
              </m:rPr>
              <m:t>OR</m:t>
            </m:r>
          </m:e>
          <m:sub>
            <m:r>
              <w:rPr>
                <w:rFonts w:ascii="Cambria Math" w:hAnsi="Cambria Math"/>
              </w:rPr>
              <m:t>Y</m:t>
            </m:r>
          </m:sub>
        </m:sSub>
      </m:oMath>
      <w:r>
        <w:t>) should be elicited from subject-matter experts, prior-literature E-value bounds (VanderWeele and Ding 2017), or causal-gap sensitivity ranges (Dı́az and Laan 2013).</w:t>
      </w:r>
    </w:p>
    <w:p w14:paraId="5A436DE3" w14:textId="77777777" w:rsidR="00FD4489" w:rsidRDefault="00000000">
      <w:pPr>
        <w:pStyle w:val="FirstParagraph"/>
      </w:pPr>
      <w:r>
        <w:t xml:space="preserve">We recommend that the analyst record, in the decision log, a brief citation for each severity range alongside the lock fingerprint, so that a reviewer can check both the values and their provenance. The boundaries of what this screen does </w:t>
      </w:r>
      <w:r>
        <w:rPr>
          <w:i/>
          <w:iCs/>
        </w:rPr>
        <w:t>not</w:t>
      </w:r>
      <w:r>
        <w:t xml:space="preserve"> establish (data-source validation, causal identification, post-outcome sensitivity, and independent governance) are listed concisely in the regulatory alignment table (</w:t>
      </w:r>
      <w:hyperlink w:anchor="sec-roadmap">
        <w:r>
          <w:rPr>
            <w:rStyle w:val="Hyperlink"/>
          </w:rPr>
          <w:t>Section 2</w:t>
        </w:r>
      </w:hyperlink>
      <w:r>
        <w:t xml:space="preserve">, </w:t>
      </w:r>
      <w:hyperlink w:anchor="tbl-reg-align">
        <w:r>
          <w:rPr>
            <w:rStyle w:val="Hyperlink"/>
          </w:rPr>
          <w:t>Table 2</w:t>
        </w:r>
      </w:hyperlink>
      <w:r>
        <w:t>) and in the limitations paragraph in the Discussion (</w:t>
      </w:r>
      <w:hyperlink w:anchor="sec-discussion">
        <w:r>
          <w:rPr>
            <w:rStyle w:val="Hyperlink"/>
          </w:rPr>
          <w:t>Section 10</w:t>
        </w:r>
      </w:hyperlink>
      <w:r>
        <w:t>).</w:t>
      </w:r>
    </w:p>
    <w:p w14:paraId="67DB8B3C" w14:textId="77777777" w:rsidR="00FD4489" w:rsidRDefault="00000000">
      <w:pPr>
        <w:pStyle w:val="Heading1"/>
      </w:pPr>
      <w:bookmarkStart w:id="67" w:name="sec-bridge"/>
      <w:bookmarkEnd w:id="57"/>
      <w:bookmarkEnd w:id="66"/>
      <w:r>
        <w:t>6. A quantitative supplement to fit-for-purpose review</w:t>
      </w:r>
    </w:p>
    <w:p w14:paraId="6C795A9B" w14:textId="77777777" w:rsidR="00FD4489" w:rsidRDefault="00000000">
      <w:pPr>
        <w:pStyle w:val="FirstParagraph"/>
      </w:pPr>
      <w:r>
        <w:t xml:space="preserve">This section describes how the pre-outcome decision is currently scored in published TL-RWE pipelines and what changes when the DQ stress test feeds into the same decision. The test scores robustness of candidate estimators against prespecified threat ranges; the validity of those ranges, and of the data source itself, remains an external study-level argument anchored in source-specific assessment guidance (U.S. Food and Drug Administration 2024a, 2024b; European Medicines Agency 2026) (see </w:t>
      </w:r>
      <w:hyperlink w:anchor="tbl-reg-align">
        <w:r>
          <w:rPr>
            <w:rStyle w:val="Hyperlink"/>
          </w:rPr>
          <w:t>Table 2</w:t>
        </w:r>
      </w:hyperlink>
      <w:r>
        <w:t>).</w:t>
      </w:r>
    </w:p>
    <w:p w14:paraId="0695D609" w14:textId="77777777" w:rsidR="00FD4489" w:rsidRDefault="00000000">
      <w:pPr>
        <w:pStyle w:val="BodyText"/>
      </w:pPr>
      <w:r>
        <w:t xml:space="preserve">A note on terminology: Muntner et al. (2024) describe three review-team decisions (“proceed to the next stage”, “conduct additional analyses to address bias”, or “terminate the study”), which we standardise throughout this manuscript as GO, FLAG, and STOP. GO means proceed to the locked primary analysis; FLAG means proceed only with documented review or qualification; STOP means do not conduct or report the primary </w:t>
      </w:r>
      <w:r>
        <w:lastRenderedPageBreak/>
        <w:t>comparative analysis under the current estimand/design/specification. The cleanTMLE software uses the three labels for the same purpose, and the mapping to the Muntner et al. wording is one-to-one.</w:t>
      </w:r>
    </w:p>
    <w:p w14:paraId="3D40D623" w14:textId="77777777" w:rsidR="00FD4489" w:rsidRDefault="00000000">
      <w:pPr>
        <w:pStyle w:val="Heading2"/>
      </w:pPr>
      <w:bookmarkStart w:id="68" w:name="X4870de5334a1d002935adfa59f8358a3c7029c6"/>
      <w:r>
        <w:t>6.1 What the pre-outcome decision currently does</w:t>
      </w:r>
    </w:p>
    <w:p w14:paraId="7B63BF66" w14:textId="77777777" w:rsidR="00FD4489" w:rsidRDefault="00000000">
      <w:pPr>
        <w:pStyle w:val="FirstParagraph"/>
      </w:pPr>
      <w:r>
        <w:t>In the published TL-RWE literature the pre-outcome decision is a prespecified set of qualitative checks: the SAP exists, the lock is in place, the cohort meets minimum size and event criteria, the propensity-score overlap looks acceptable, and the negative- control-outcome estimate is consistent with no effect (Dang et al. 2023; Gruber, Lee, et al. 2024; Gruber, Phillips, et al. 2024). Each check is binary or ordinal, and each is computed from a different source (a PDF SAP, a balance table, a negative-control estimate). When the data-fitness argument is added, it usually appears as a separate document (the SPIFD2 or HARPER table (Wang, Sreedhara, and Schneeweiss 2023)) and is adjudicated by reviewers rather than scored against the prespecified decision rule.</w:t>
      </w:r>
    </w:p>
    <w:p w14:paraId="3CB29F38" w14:textId="77777777" w:rsidR="00FD4489" w:rsidRDefault="00000000">
      <w:pPr>
        <w:pStyle w:val="Heading2"/>
      </w:pPr>
      <w:bookmarkStart w:id="69" w:name="what-the-dq-supplement-adds"/>
      <w:bookmarkEnd w:id="68"/>
      <w:r>
        <w:t>6.2 What the DQ supplement adds</w:t>
      </w:r>
    </w:p>
    <w:p w14:paraId="2B93083A" w14:textId="77777777" w:rsidR="00FD4489" w:rsidRDefault="00000000">
      <w:pPr>
        <w:pStyle w:val="FirstParagraph"/>
      </w:pPr>
      <w:r>
        <w:t>The DQ stress test reports, for each candidate, the same triple (bias, RMSE, coverage) at each severity of each threat that the baseline plasmode reports. Because the units match, the same prespecified thresholds (maximum allowed bias, minimum allowed coverage, and an allowed SE-calibration window) can be applied uniformly to the baseline plasmode and to the degraded runs. The prespecified candidate is required to meet those thresholds both under the locked data-generating process and across the plausible range of each threat documented in the fit-for-purpose review. The package ships heuristic defaults for these thresholds (</w:t>
      </w:r>
      <w:r>
        <w:rPr>
          <w:rStyle w:val="VerbatimChar"/>
        </w:rPr>
        <w:t>max_abs_bias = 0.01</w:t>
      </w:r>
      <w:r>
        <w:t xml:space="preserve"> on the risk-difference scale, </w:t>
      </w:r>
      <w:r>
        <w:rPr>
          <w:rStyle w:val="VerbatimChar"/>
        </w:rPr>
        <w:t>min_coverage = 0.90</w:t>
      </w:r>
      <w:r>
        <w:t xml:space="preserve">, an SE-to-empirical-SD window of (0.8, 1.2), and an ESS floor at 30% of </w:t>
      </w:r>
      <m:oMath>
        <m:r>
          <w:rPr>
            <w:rFonts w:ascii="Cambria Math" w:hAnsi="Cambria Math"/>
          </w:rPr>
          <m:t>n</m:t>
        </m:r>
      </m:oMath>
      <w:r>
        <w:t>). These are conventional rules of thumb rather than values derived from a regulatory specification; analysts should set them from the study context (the estimand magnitude, the prespecified Type I error budget, and the operating characteristics required by the receiver of the evidence) before the analysis lock is signed. The package records the values in use as part of the lock fingerprint.</w:t>
      </w:r>
    </w:p>
    <w:p w14:paraId="42AF6D97" w14:textId="77777777" w:rsidR="00FD4489" w:rsidRDefault="00000000">
      <w:pPr>
        <w:pStyle w:val="BodyText"/>
      </w:pPr>
      <w:r>
        <w:t xml:space="preserve">This shifts the pre-outcome decision in three ways. First, the data-fitness argument becomes numeric and candidate-specific: instead of a prose claim that “the outcome ascertainment algorithm has reported sensitivity 0.90,” the analyst sees that at sensitivity = 0.90 and specificity = 0.95 the bias of candidate </w:t>
      </w:r>
      <w:r>
        <w:rPr>
          <w:rStyle w:val="VerbatimChar"/>
        </w:rPr>
        <w:t>tmle_glmnet_t05</w:t>
      </w:r>
      <w:r>
        <w:t xml:space="preserve"> rises from 0.001 to 0.014, exceeding the prespecified threshold of 0.010. Second, the default </w:t>
      </w:r>
      <w:r>
        <w:rPr>
          <w:rStyle w:val="VerbatimChar"/>
        </w:rPr>
        <w:t>select_tmle_candidate()</w:t>
      </w:r>
      <w:r>
        <w:t xml:space="preserve"> rule, which picks the RMSE-minimiser on the baseline plasmode, gains the option </w:t>
      </w:r>
      <w:r>
        <w:rPr>
          <w:rStyle w:val="VerbatimChar"/>
        </w:rPr>
        <w:t>rule = "min_max_rmse"</w:t>
      </w:r>
      <w:r>
        <w:t xml:space="preserve">, which selects the candidate with the lowest worst-case RMSE across the DQ scenarios; a candidate that wins on the baseline but collapses under a 5 % missingness rate loses to a slightly less efficient one that maintains acceptable performance across the entire plausible range. Third, because the DQ output is recorded in the same audit log as the baseline plasmode, a reviewer can read </w:t>
      </w:r>
      <w:r>
        <w:lastRenderedPageBreak/>
        <w:t>the audit trail, see the externally derived ranges that went in, see the prespecified thresholds that came out, and reproduce the decision.</w:t>
      </w:r>
    </w:p>
    <w:p w14:paraId="5F0C0F7F" w14:textId="77777777" w:rsidR="00FD4489" w:rsidRDefault="00000000">
      <w:pPr>
        <w:pStyle w:val="Heading2"/>
      </w:pPr>
      <w:bookmarkStart w:id="70" w:name="position-relative-to-other-bias-analyses"/>
      <w:bookmarkEnd w:id="69"/>
      <w:r>
        <w:t>6.3 Position relative to other bias analyses</w:t>
      </w:r>
    </w:p>
    <w:p w14:paraId="6CBB6C93" w14:textId="77777777" w:rsidR="00FD4489" w:rsidRDefault="00000000">
      <w:pPr>
        <w:pStyle w:val="FirstParagraph"/>
      </w:pPr>
      <w:r>
        <w:t xml:space="preserve">The DQ stress test is distinct from quantitative bias analysis (QBA) (Lash et al. 2014) and from the targeted-learning causal-gap sensitivity analysis of Dı́az and Laan (2013). QBA adjusts the </w:t>
      </w:r>
      <w:r>
        <w:rPr>
          <w:i/>
          <w:iCs/>
        </w:rPr>
        <w:t>final</w:t>
      </w:r>
      <w:r>
        <w:t xml:space="preserve"> effect estimate for a postulated bias and is an unblinding-stage tool; causal-gap characterises how the estimate changes as a function of an unmeasured-confounder bound and complements the E-value (VanderWeele and Ding 2017). The DQ stress test, by contrast, asks whether candidate estimators still pass the pre-outcome decision when the data are degraded under prespecified threats, and reaches covariate missingness and exposure misclassification in particular.</w:t>
      </w:r>
    </w:p>
    <w:p w14:paraId="6D4143C1" w14:textId="77777777" w:rsidR="00FD4489" w:rsidRDefault="00000000">
      <w:pPr>
        <w:pStyle w:val="BodyText"/>
      </w:pPr>
      <w:r>
        <w:t xml:space="preserve">We therefore position the DQ stress test as the </w:t>
      </w:r>
      <w:r>
        <w:rPr>
          <w:i/>
          <w:iCs/>
        </w:rPr>
        <w:t>first</w:t>
      </w:r>
      <w:r>
        <w:t xml:space="preserve"> of three sequential bias analyses: pre-outcome (DQ stress test), at-outcome (negative-control outcomes (Lipsitch, Tchetgen Tchetgen, and Cohen 2010)), and post-outcome (E-value, QBA, causal-gap). Each addresses a different threat, at a different stage, with a different artifact.</w:t>
      </w:r>
    </w:p>
    <w:p w14:paraId="7BD122CB" w14:textId="77777777" w:rsidR="00FD4489" w:rsidRDefault="00000000">
      <w:pPr>
        <w:pStyle w:val="Heading2"/>
      </w:pPr>
      <w:bookmarkStart w:id="71" w:name="why-outcome-blind-matters-here"/>
      <w:bookmarkEnd w:id="70"/>
      <w:r>
        <w:t>6.4 Why “outcome-blind” matters here</w:t>
      </w:r>
    </w:p>
    <w:p w14:paraId="2130C44D" w14:textId="77777777" w:rsidR="00FD4489" w:rsidRDefault="00000000">
      <w:pPr>
        <w:pStyle w:val="FirstParagraph"/>
      </w:pPr>
      <w:r>
        <w:t xml:space="preserve">The plasmode generator and DQ stress test use </w:t>
      </w:r>
      <w:r>
        <w:rPr>
          <w:b/>
          <w:bCs/>
        </w:rPr>
        <w:t>all the data except the outcome</w:t>
      </w:r>
      <w:r>
        <w:t xml:space="preserve">: real baseline covariates </w:t>
      </w:r>
      <m:oMath>
        <m:r>
          <w:rPr>
            <w:rFonts w:ascii="Cambria Math" w:hAnsi="Cambria Math"/>
          </w:rPr>
          <m:t>W</m:t>
        </m:r>
      </m:oMath>
      <w:r>
        <w:t xml:space="preserve">, real treatment assignment </w:t>
      </w:r>
      <m:oMath>
        <m:r>
          <w:rPr>
            <w:rFonts w:ascii="Cambria Math" w:hAnsi="Cambria Math"/>
          </w:rPr>
          <m:t>A</m:t>
        </m:r>
      </m:oMath>
      <w:r>
        <w:t xml:space="preserve">, real missingness indicators, real follow-up intervals, but not the observed primary treatment-outcome association. This phrasing, which we adopt from the FIORD outcome-blind simulation literature (Nance et al. 2026), makes the admissibility argument concrete: every input to the candidate evaluation is drawn from the study data except the comparative quantity the analysis is supposed to estimate. Depending on configured mode, the plasmode generator may use the marginal outcome model </w:t>
      </w: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W</m:t>
            </m:r>
          </m:e>
        </m:d>
      </m:oMath>
      <w:r>
        <w:t xml:space="preserve"> (the </w:t>
      </w:r>
      <w:r>
        <w:rPr>
          <w:i/>
          <w:iCs/>
        </w:rPr>
        <w:t>hybrid</w:t>
      </w:r>
      <w:r>
        <w:t xml:space="preserve"> mode that sits in the middle of the FIORD DGP spectrum), or it may take </w:t>
      </w: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W</m:t>
            </m:r>
          </m:e>
        </m:d>
      </m:oMath>
      <w:r>
        <w:t xml:space="preserve"> from external pilot data, with the joint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W</m:t>
        </m:r>
      </m:oMath>
      <w:r>
        <w:t xml:space="preserve"> relationship never inspected (Dang et al. 2023, 7). This is the property that makes the test admissible inside the prespecification: the analyst can iterate on the prespecified set of candidate estimators, on the degradation parameters, and on the decision thresholds without learning the observed treatment-outcome association in the actual study data. The analysis-lock fingerprint records the final choices. Once the prespecified workflow has been completed, the outcome is unmasked and the primary analysis is run.</w:t>
      </w:r>
    </w:p>
    <w:p w14:paraId="66E78FDE" w14:textId="77777777" w:rsidR="00FD4489" w:rsidRDefault="00000000">
      <w:pPr>
        <w:pStyle w:val="Heading1"/>
      </w:pPr>
      <w:bookmarkStart w:id="72" w:name="sec-implementation"/>
      <w:bookmarkEnd w:id="67"/>
      <w:bookmarkEnd w:id="71"/>
      <w:r>
        <w:t xml:space="preserve">7. Implementation and </w:t>
      </w:r>
      <w:r>
        <w:rPr>
          <w:rStyle w:val="VerbatimChar"/>
        </w:rPr>
        <w:t>run_plasmode_dq_stress()</w:t>
      </w:r>
    </w:p>
    <w:p w14:paraId="5C8725F1" w14:textId="77777777" w:rsidR="00FD4489" w:rsidRDefault="00000000">
      <w:pPr>
        <w:pStyle w:val="Heading2"/>
      </w:pPr>
      <w:bookmarkStart w:id="73" w:name="a-worked-workflow"/>
      <w:r>
        <w:t>7.1 A worked workflow</w:t>
      </w:r>
    </w:p>
    <w:p w14:paraId="47C776C7" w14:textId="77777777" w:rsidR="00FD4489" w:rsidRDefault="00000000">
      <w:pPr>
        <w:pStyle w:val="FirstParagraph"/>
      </w:pPr>
      <w:r>
        <w:t xml:space="preserve">A typical cleanTMLE session for a binary point-treatment endpoint looks like the following. We omit print output for compactness; each print method is documented in </w:t>
      </w:r>
      <w:r>
        <w:rPr>
          <w:rStyle w:val="VerbatimChar"/>
        </w:rPr>
        <w:t>?print.cleanroom_lock</w:t>
      </w:r>
      <w:r>
        <w:t xml:space="preserve"> and the related help pages.</w:t>
      </w:r>
    </w:p>
    <w:p w14:paraId="4A247D2B" w14:textId="77777777" w:rsidR="00FD4489" w:rsidRDefault="00000000">
      <w:pPr>
        <w:pStyle w:val="BodyText"/>
      </w:pPr>
      <w:r>
        <w:lastRenderedPageBreak/>
        <w:t xml:space="preserve">Before Stage 1b, the package’s </w:t>
      </w:r>
      <w:r>
        <w:rPr>
          <w:rStyle w:val="VerbatimChar"/>
        </w:rPr>
        <w:t>attrition_table()</w:t>
      </w:r>
      <w:r>
        <w:t xml:space="preserve"> provides a code-level ledger of inclusion and exclusion criteria, producing a CONSORT-style flow from the raw source table to the analytic cohort. Recording attrition this way anchors the locked cohort definition to its data-driven realisation and gives the Stage 1b cohort-adequacy checkpoint a reproducible source.</w:t>
      </w:r>
    </w:p>
    <w:p w14:paraId="74E2C265" w14:textId="77777777" w:rsidR="00FD4489" w:rsidRDefault="00000000">
      <w:pPr>
        <w:pStyle w:val="SourceCode"/>
      </w:pPr>
      <w:r>
        <w:rPr>
          <w:rStyle w:val="FunctionTok"/>
        </w:rPr>
        <w:t>library</w:t>
      </w:r>
      <w:r>
        <w:rPr>
          <w:rStyle w:val="NormalTok"/>
        </w:rPr>
        <w:t>(cleanTMLE)</w:t>
      </w:r>
      <w:r>
        <w:br/>
      </w:r>
      <w:r>
        <w:br/>
      </w:r>
      <w:r>
        <w:rPr>
          <w:rStyle w:val="CommentTok"/>
        </w:rPr>
        <w:t># Stage 1a: lock the analytic specification</w:t>
      </w:r>
      <w:r>
        <w:br/>
      </w:r>
      <w:r>
        <w:rPr>
          <w:rStyle w:val="NormalTok"/>
        </w:rPr>
        <w:t xml:space="preserve">lock </w:t>
      </w:r>
      <w:r>
        <w:rPr>
          <w:rStyle w:val="OtherTok"/>
        </w:rPr>
        <w:t>&lt;-</w:t>
      </w:r>
      <w:r>
        <w:rPr>
          <w:rStyle w:val="NormalTok"/>
        </w:rPr>
        <w:t xml:space="preserve"> </w:t>
      </w:r>
      <w:r>
        <w:rPr>
          <w:rStyle w:val="FunctionTok"/>
        </w:rPr>
        <w:t>create_analysis_lock</w:t>
      </w:r>
      <w:r>
        <w:rPr>
          <w:rStyle w:val="NormalTok"/>
        </w:rPr>
        <w:t>(</w:t>
      </w:r>
      <w:r>
        <w:br/>
      </w:r>
      <w:r>
        <w:rPr>
          <w:rStyle w:val="NormalTok"/>
        </w:rPr>
        <w:t xml:space="preserve">  </w:t>
      </w:r>
      <w:r>
        <w:rPr>
          <w:rStyle w:val="AttributeTok"/>
        </w:rPr>
        <w:t>data        =</w:t>
      </w:r>
      <w:r>
        <w:rPr>
          <w:rStyle w:val="NormalTok"/>
        </w:rPr>
        <w:t xml:space="preserve"> study_data,</w:t>
      </w:r>
      <w:r>
        <w:br/>
      </w:r>
      <w:r>
        <w:rPr>
          <w:rStyle w:val="NormalTok"/>
        </w:rPr>
        <w:t xml:space="preserve">  </w:t>
      </w:r>
      <w:r>
        <w:rPr>
          <w:rStyle w:val="AttributeTok"/>
        </w:rPr>
        <w:t>treatment   =</w:t>
      </w:r>
      <w:r>
        <w:rPr>
          <w:rStyle w:val="NormalTok"/>
        </w:rPr>
        <w:t xml:space="preserve"> </w:t>
      </w:r>
      <w:r>
        <w:rPr>
          <w:rStyle w:val="StringTok"/>
        </w:rPr>
        <w:t>"treatment"</w:t>
      </w:r>
      <w:r>
        <w:rPr>
          <w:rStyle w:val="NormalTok"/>
        </w:rPr>
        <w:t>,</w:t>
      </w:r>
      <w:r>
        <w:br/>
      </w:r>
      <w:r>
        <w:rPr>
          <w:rStyle w:val="NormalTok"/>
        </w:rPr>
        <w:t xml:space="preserve">  </w:t>
      </w:r>
      <w:r>
        <w:rPr>
          <w:rStyle w:val="AttributeTok"/>
        </w:rPr>
        <w:t>outcome     =</w:t>
      </w:r>
      <w:r>
        <w:rPr>
          <w:rStyle w:val="NormalTok"/>
        </w:rPr>
        <w:t xml:space="preserve"> </w:t>
      </w:r>
      <w:r>
        <w:rPr>
          <w:rStyle w:val="StringTok"/>
        </w:rPr>
        <w:t>"event_24"</w:t>
      </w:r>
      <w:r>
        <w:rPr>
          <w:rStyle w:val="NormalTok"/>
        </w:rPr>
        <w:t>,</w:t>
      </w:r>
      <w:r>
        <w:br/>
      </w:r>
      <w:r>
        <w:rPr>
          <w:rStyle w:val="NormalTok"/>
        </w:rPr>
        <w:t xml:space="preserve">  </w:t>
      </w:r>
      <w:r>
        <w:rPr>
          <w:rStyle w:val="AttributeTok"/>
        </w:rPr>
        <w:t>covariates  =</w:t>
      </w:r>
      <w:r>
        <w:rPr>
          <w:rStyle w:val="NormalTok"/>
        </w:rPr>
        <w:t xml:space="preserve"> </w:t>
      </w:r>
      <w:r>
        <w:rPr>
          <w:rStyle w:val="FunctionTok"/>
        </w:rPr>
        <w:t>c</w:t>
      </w:r>
      <w:r>
        <w:rPr>
          <w:rStyle w:val="NormalTok"/>
        </w:rPr>
        <w:t>(</w:t>
      </w:r>
      <w:r>
        <w:rPr>
          <w:rStyle w:val="StringTok"/>
        </w:rPr>
        <w:t>"age"</w:t>
      </w:r>
      <w:r>
        <w:rPr>
          <w:rStyle w:val="NormalTok"/>
        </w:rPr>
        <w:t xml:space="preserve">, </w:t>
      </w:r>
      <w:r>
        <w:rPr>
          <w:rStyle w:val="StringTok"/>
        </w:rPr>
        <w:t>"sex"</w:t>
      </w:r>
      <w:r>
        <w:rPr>
          <w:rStyle w:val="NormalTok"/>
        </w:rPr>
        <w:t xml:space="preserve">, </w:t>
      </w:r>
      <w:r>
        <w:rPr>
          <w:rStyle w:val="StringTok"/>
        </w:rPr>
        <w:t>"biomarker"</w:t>
      </w:r>
      <w:r>
        <w:rPr>
          <w:rStyle w:val="NormalTok"/>
        </w:rPr>
        <w:t xml:space="preserve">, </w:t>
      </w:r>
      <w:r>
        <w:rPr>
          <w:rStyle w:val="StringTok"/>
        </w:rPr>
        <w:t>"comorbidity"</w:t>
      </w:r>
      <w:r>
        <w:rPr>
          <w:rStyle w:val="NormalTok"/>
        </w:rPr>
        <w:t xml:space="preserve">, </w:t>
      </w:r>
      <w:r>
        <w:rPr>
          <w:rStyle w:val="StringTok"/>
        </w:rPr>
        <w:t>"ckd"</w:t>
      </w:r>
      <w:r>
        <w:rPr>
          <w:rStyle w:val="NormalTok"/>
        </w:rPr>
        <w:t>),</w:t>
      </w:r>
      <w:r>
        <w:br/>
      </w:r>
      <w:r>
        <w:rPr>
          <w:rStyle w:val="NormalTok"/>
        </w:rPr>
        <w:t xml:space="preserve">  </w:t>
      </w:r>
      <w:r>
        <w:rPr>
          <w:rStyle w:val="AttributeTok"/>
        </w:rPr>
        <w:t>sl_library  =</w:t>
      </w:r>
      <w:r>
        <w:rPr>
          <w:rStyle w:val="NormalTok"/>
        </w:rPr>
        <w:t xml:space="preserve"> </w:t>
      </w:r>
      <w:r>
        <w:rPr>
          <w:rStyle w:val="FunctionTok"/>
        </w:rPr>
        <w:t>c</w:t>
      </w:r>
      <w:r>
        <w:rPr>
          <w:rStyle w:val="NormalTok"/>
        </w:rPr>
        <w:t>(</w:t>
      </w:r>
      <w:r>
        <w:rPr>
          <w:rStyle w:val="StringTok"/>
        </w:rPr>
        <w:t>"SL.glm"</w:t>
      </w:r>
      <w:r>
        <w:rPr>
          <w:rStyle w:val="NormalTok"/>
        </w:rPr>
        <w:t xml:space="preserve">, </w:t>
      </w:r>
      <w:r>
        <w:rPr>
          <w:rStyle w:val="StringTok"/>
        </w:rPr>
        <w:t>"SL.glmnet"</w:t>
      </w:r>
      <w:r>
        <w:rPr>
          <w:rStyle w:val="NormalTok"/>
        </w:rPr>
        <w:t xml:space="preserve">, </w:t>
      </w:r>
      <w:r>
        <w:rPr>
          <w:rStyle w:val="StringTok"/>
        </w:rPr>
        <w:t>"SL.ranger"</w:t>
      </w:r>
      <w:r>
        <w:rPr>
          <w:rStyle w:val="NormalTok"/>
        </w:rPr>
        <w:t>),</w:t>
      </w:r>
      <w:r>
        <w:br/>
      </w:r>
      <w:r>
        <w:rPr>
          <w:rStyle w:val="NormalTok"/>
        </w:rPr>
        <w:t xml:space="preserve">  </w:t>
      </w:r>
      <w:r>
        <w:rPr>
          <w:rStyle w:val="AttributeTok"/>
        </w:rPr>
        <w:t>seed        =</w:t>
      </w:r>
      <w:r>
        <w:rPr>
          <w:rStyle w:val="NormalTok"/>
        </w:rPr>
        <w:t xml:space="preserve"> </w:t>
      </w:r>
      <w:r>
        <w:rPr>
          <w:rStyle w:val="DecValTok"/>
        </w:rPr>
        <w:t>2026</w:t>
      </w:r>
      <w:r>
        <w:br/>
      </w:r>
      <w:r>
        <w:rPr>
          <w:rStyle w:val="NormalTok"/>
        </w:rPr>
        <w:t>)</w:t>
      </w:r>
      <w:r>
        <w:br/>
      </w:r>
      <w:r>
        <w:rPr>
          <w:rStyle w:val="NormalTok"/>
        </w:rPr>
        <w:t xml:space="preserve">lock </w:t>
      </w:r>
      <w:r>
        <w:rPr>
          <w:rStyle w:val="OtherTok"/>
        </w:rPr>
        <w:t>&lt;-</w:t>
      </w:r>
      <w:r>
        <w:rPr>
          <w:rStyle w:val="NormalTok"/>
        </w:rPr>
        <w:t xml:space="preserve"> </w:t>
      </w:r>
      <w:r>
        <w:rPr>
          <w:rStyle w:val="FunctionTok"/>
        </w:rPr>
        <w:t>attach_estimand</w:t>
      </w:r>
      <w:r>
        <w:rPr>
          <w:rStyle w:val="NormalTok"/>
        </w:rPr>
        <w:t>(lock,</w:t>
      </w:r>
      <w:r>
        <w:br/>
      </w:r>
      <w:r>
        <w:rPr>
          <w:rStyle w:val="NormalTok"/>
        </w:rPr>
        <w:t xml:space="preserve">  </w:t>
      </w:r>
      <w:r>
        <w:rPr>
          <w:rStyle w:val="AttributeTok"/>
        </w:rPr>
        <w:t>description           =</w:t>
      </w:r>
      <w:r>
        <w:rPr>
          <w:rStyle w:val="NormalTok"/>
        </w:rPr>
        <w:t xml:space="preserve"> </w:t>
      </w:r>
      <w:r>
        <w:rPr>
          <w:rStyle w:val="StringTok"/>
        </w:rPr>
        <w:t>"Effect of A on 24-month event risk"</w:t>
      </w:r>
      <w:r>
        <w:rPr>
          <w:rStyle w:val="NormalTok"/>
        </w:rPr>
        <w:t>,</w:t>
      </w:r>
      <w:r>
        <w:br/>
      </w:r>
      <w:r>
        <w:rPr>
          <w:rStyle w:val="NormalTok"/>
        </w:rPr>
        <w:t xml:space="preserve">  </w:t>
      </w:r>
      <w:r>
        <w:rPr>
          <w:rStyle w:val="AttributeTok"/>
        </w:rPr>
        <w:t>population            =</w:t>
      </w:r>
      <w:r>
        <w:rPr>
          <w:rStyle w:val="NormalTok"/>
        </w:rPr>
        <w:t xml:space="preserve"> </w:t>
      </w:r>
      <w:r>
        <w:rPr>
          <w:rStyle w:val="StringTok"/>
        </w:rPr>
        <w:t>"Adults eligible at index"</w:t>
      </w:r>
      <w:r>
        <w:rPr>
          <w:rStyle w:val="NormalTok"/>
        </w:rPr>
        <w:t>,</w:t>
      </w:r>
      <w:r>
        <w:br/>
      </w:r>
      <w:r>
        <w:rPr>
          <w:rStyle w:val="NormalTok"/>
        </w:rPr>
        <w:t xml:space="preserve">  </w:t>
      </w:r>
      <w:r>
        <w:rPr>
          <w:rStyle w:val="AttributeTok"/>
        </w:rPr>
        <w:t>treatment_strategies  =</w:t>
      </w:r>
      <w:r>
        <w:rPr>
          <w:rStyle w:val="NormalTok"/>
        </w:rPr>
        <w:t xml:space="preserve"> </w:t>
      </w:r>
      <w:r>
        <w:rPr>
          <w:rStyle w:val="FunctionTok"/>
        </w:rPr>
        <w:t>c</w:t>
      </w:r>
      <w:r>
        <w:rPr>
          <w:rStyle w:val="NormalTok"/>
        </w:rPr>
        <w:t>(</w:t>
      </w:r>
      <w:r>
        <w:rPr>
          <w:rStyle w:val="StringTok"/>
        </w:rPr>
        <w:t>"Treatment"</w:t>
      </w:r>
      <w:r>
        <w:rPr>
          <w:rStyle w:val="NormalTok"/>
        </w:rPr>
        <w:t xml:space="preserve">, </w:t>
      </w:r>
      <w:r>
        <w:rPr>
          <w:rStyle w:val="StringTok"/>
        </w:rPr>
        <w:t>"Control"</w:t>
      </w:r>
      <w:r>
        <w:rPr>
          <w:rStyle w:val="NormalTok"/>
        </w:rPr>
        <w:t>),</w:t>
      </w:r>
      <w:r>
        <w:br/>
      </w:r>
      <w:r>
        <w:rPr>
          <w:rStyle w:val="NormalTok"/>
        </w:rPr>
        <w:t xml:space="preserve">  </w:t>
      </w:r>
      <w:r>
        <w:rPr>
          <w:rStyle w:val="AttributeTok"/>
        </w:rPr>
        <w:t>outcome_label         =</w:t>
      </w:r>
      <w:r>
        <w:rPr>
          <w:rStyle w:val="NormalTok"/>
        </w:rPr>
        <w:t xml:space="preserve"> </w:t>
      </w:r>
      <w:r>
        <w:rPr>
          <w:rStyle w:val="StringTok"/>
        </w:rPr>
        <w:t>"Primary event by 24 months"</w:t>
      </w:r>
      <w:r>
        <w:rPr>
          <w:rStyle w:val="NormalTok"/>
        </w:rPr>
        <w:t>,</w:t>
      </w:r>
      <w:r>
        <w:br/>
      </w:r>
      <w:r>
        <w:rPr>
          <w:rStyle w:val="NormalTok"/>
        </w:rPr>
        <w:t xml:space="preserve">  </w:t>
      </w:r>
      <w:r>
        <w:rPr>
          <w:rStyle w:val="AttributeTok"/>
        </w:rPr>
        <w:t>followup              =</w:t>
      </w:r>
      <w:r>
        <w:rPr>
          <w:rStyle w:val="NormalTok"/>
        </w:rPr>
        <w:t xml:space="preserve"> </w:t>
      </w:r>
      <w:r>
        <w:rPr>
          <w:rStyle w:val="StringTok"/>
        </w:rPr>
        <w:t>"24 months"</w:t>
      </w:r>
      <w:r>
        <w:rPr>
          <w:rStyle w:val="NormalTok"/>
        </w:rPr>
        <w:t>,</w:t>
      </w:r>
      <w:r>
        <w:br/>
      </w:r>
      <w:r>
        <w:rPr>
          <w:rStyle w:val="NormalTok"/>
        </w:rPr>
        <w:t xml:space="preserve">  </w:t>
      </w:r>
      <w:r>
        <w:rPr>
          <w:rStyle w:val="AttributeTok"/>
        </w:rPr>
        <w:t>contrast              =</w:t>
      </w:r>
      <w:r>
        <w:rPr>
          <w:rStyle w:val="NormalTok"/>
        </w:rPr>
        <w:t xml:space="preserve"> </w:t>
      </w:r>
      <w:r>
        <w:rPr>
          <w:rStyle w:val="StringTok"/>
        </w:rPr>
        <w:t>"risk_difference"</w:t>
      </w:r>
      <w:r>
        <w:br/>
      </w:r>
      <w:r>
        <w:rPr>
          <w:rStyle w:val="NormalTok"/>
        </w:rPr>
        <w:t>)</w:t>
      </w:r>
      <w:r>
        <w:br/>
      </w:r>
      <w:r>
        <w:br/>
      </w:r>
      <w:r>
        <w:rPr>
          <w:rStyle w:val="CommentTok"/>
        </w:rPr>
        <w:t># Stage 1b: cohort adequacy + design precision</w:t>
      </w:r>
      <w:r>
        <w:br/>
      </w:r>
      <w:r>
        <w:rPr>
          <w:rStyle w:val="NormalTok"/>
        </w:rPr>
        <w:t xml:space="preserve">audit </w:t>
      </w:r>
      <w:r>
        <w:rPr>
          <w:rStyle w:val="OtherTok"/>
        </w:rPr>
        <w:t>&lt;-</w:t>
      </w:r>
      <w:r>
        <w:rPr>
          <w:rStyle w:val="NormalTok"/>
        </w:rPr>
        <w:t xml:space="preserve"> </w:t>
      </w:r>
      <w:r>
        <w:rPr>
          <w:rStyle w:val="FunctionTok"/>
        </w:rPr>
        <w:t>create_audit_log</w:t>
      </w:r>
      <w:r>
        <w:rPr>
          <w:rStyle w:val="NormalTok"/>
        </w:rPr>
        <w:t>(lock)</w:t>
      </w:r>
      <w:r>
        <w:br/>
      </w:r>
      <w:r>
        <w:rPr>
          <w:rStyle w:val="NormalTok"/>
        </w:rPr>
        <w:t xml:space="preserve">cp1   </w:t>
      </w:r>
      <w:r>
        <w:rPr>
          <w:rStyle w:val="OtherTok"/>
        </w:rPr>
        <w:t>&lt;-</w:t>
      </w:r>
      <w:r>
        <w:rPr>
          <w:rStyle w:val="NormalTok"/>
        </w:rPr>
        <w:t xml:space="preserve"> </w:t>
      </w:r>
      <w:r>
        <w:rPr>
          <w:rStyle w:val="FunctionTok"/>
        </w:rPr>
        <w:t>checkpoint_cohort_adequacy</w:t>
      </w:r>
      <w:r>
        <w:rPr>
          <w:rStyle w:val="NormalTok"/>
        </w:rPr>
        <w:t>(lock,</w:t>
      </w:r>
      <w:r>
        <w:br/>
      </w:r>
      <w:r>
        <w:rPr>
          <w:rStyle w:val="NormalTok"/>
        </w:rPr>
        <w:t xml:space="preserve">                                    </w:t>
      </w:r>
      <w:r>
        <w:rPr>
          <w:rStyle w:val="AttributeTok"/>
        </w:rPr>
        <w:t>min_n_per_arm =</w:t>
      </w:r>
      <w:r>
        <w:rPr>
          <w:rStyle w:val="NormalTok"/>
        </w:rPr>
        <w:t xml:space="preserve"> </w:t>
      </w:r>
      <w:r>
        <w:rPr>
          <w:rStyle w:val="DecValTok"/>
        </w:rPr>
        <w:t>200</w:t>
      </w:r>
      <w:r>
        <w:rPr>
          <w:rStyle w:val="NormalTok"/>
        </w:rPr>
        <w:t>,</w:t>
      </w:r>
      <w:r>
        <w:br/>
      </w:r>
      <w:r>
        <w:rPr>
          <w:rStyle w:val="NormalTok"/>
        </w:rPr>
        <w:t xml:space="preserve">                                    </w:t>
      </w:r>
      <w:r>
        <w:rPr>
          <w:rStyle w:val="AttributeTok"/>
        </w:rPr>
        <w:t>min_events    =</w:t>
      </w:r>
      <w:r>
        <w:rPr>
          <w:rStyle w:val="NormalTok"/>
        </w:rPr>
        <w:t xml:space="preserve"> </w:t>
      </w:r>
      <w:r>
        <w:rPr>
          <w:rStyle w:val="DecValTok"/>
        </w:rPr>
        <w:t>50</w:t>
      </w:r>
      <w:r>
        <w:rPr>
          <w:rStyle w:val="NormalTok"/>
        </w:rPr>
        <w:t>)</w:t>
      </w:r>
      <w:r>
        <w:br/>
      </w:r>
      <w:r>
        <w:rPr>
          <w:rStyle w:val="NormalTok"/>
        </w:rPr>
        <w:t xml:space="preserve">audit </w:t>
      </w:r>
      <w:r>
        <w:rPr>
          <w:rStyle w:val="OtherTok"/>
        </w:rPr>
        <w:t>&lt;-</w:t>
      </w:r>
      <w:r>
        <w:rPr>
          <w:rStyle w:val="NormalTok"/>
        </w:rPr>
        <w:t xml:space="preserve"> </w:t>
      </w:r>
      <w:r>
        <w:rPr>
          <w:rStyle w:val="FunctionTok"/>
        </w:rPr>
        <w:t>record_checkpoint</w:t>
      </w:r>
      <w:r>
        <w:rPr>
          <w:rStyle w:val="NormalTok"/>
        </w:rPr>
        <w:t>(audit, cp1)</w:t>
      </w:r>
      <w:r>
        <w:br/>
      </w:r>
      <w:r>
        <w:br/>
      </w:r>
      <w:r>
        <w:rPr>
          <w:rStyle w:val="CommentTok"/>
        </w:rPr>
        <w:t># Stage 2a: propensity-score diagnostics + balance checkpoint</w:t>
      </w:r>
      <w:r>
        <w:br/>
      </w:r>
      <w:r>
        <w:rPr>
          <w:rStyle w:val="NormalTok"/>
        </w:rPr>
        <w:t xml:space="preserve">ps_fit  </w:t>
      </w:r>
      <w:r>
        <w:rPr>
          <w:rStyle w:val="OtherTok"/>
        </w:rPr>
        <w:t>&lt;-</w:t>
      </w:r>
      <w:r>
        <w:rPr>
          <w:rStyle w:val="NormalTok"/>
        </w:rPr>
        <w:t xml:space="preserve"> </w:t>
      </w:r>
      <w:r>
        <w:rPr>
          <w:rStyle w:val="FunctionTok"/>
        </w:rPr>
        <w:t>fit_ps_superlearner</w:t>
      </w:r>
      <w:r>
        <w:rPr>
          <w:rStyle w:val="NormalTok"/>
        </w:rPr>
        <w:t>(lock)</w:t>
      </w:r>
      <w:r>
        <w:br/>
      </w:r>
      <w:r>
        <w:rPr>
          <w:rStyle w:val="NormalTok"/>
        </w:rPr>
        <w:t xml:space="preserve">ps_diag </w:t>
      </w:r>
      <w:r>
        <w:rPr>
          <w:rStyle w:val="OtherTok"/>
        </w:rPr>
        <w:t>&lt;-</w:t>
      </w:r>
      <w:r>
        <w:rPr>
          <w:rStyle w:val="NormalTok"/>
        </w:rPr>
        <w:t xml:space="preserve"> </w:t>
      </w:r>
      <w:r>
        <w:rPr>
          <w:rStyle w:val="FunctionTok"/>
        </w:rPr>
        <w:t>compute_ps_diagnostics</w:t>
      </w:r>
      <w:r>
        <w:rPr>
          <w:rStyle w:val="NormalTok"/>
        </w:rPr>
        <w:t>(ps_fit)</w:t>
      </w:r>
      <w:r>
        <w:br/>
      </w:r>
      <w:r>
        <w:rPr>
          <w:rStyle w:val="NormalTok"/>
        </w:rPr>
        <w:t xml:space="preserve">cp2     </w:t>
      </w:r>
      <w:r>
        <w:rPr>
          <w:rStyle w:val="OtherTok"/>
        </w:rPr>
        <w:t>&lt;-</w:t>
      </w:r>
      <w:r>
        <w:rPr>
          <w:rStyle w:val="NormalTok"/>
        </w:rPr>
        <w:t xml:space="preserve"> </w:t>
      </w:r>
      <w:r>
        <w:rPr>
          <w:rStyle w:val="FunctionTok"/>
        </w:rPr>
        <w:t>checkpoint_balance</w:t>
      </w:r>
      <w:r>
        <w:rPr>
          <w:rStyle w:val="NormalTok"/>
        </w:rPr>
        <w:t xml:space="preserve">(ps_diag, </w:t>
      </w:r>
      <w:r>
        <w:rPr>
          <w:rStyle w:val="AttributeTok"/>
        </w:rPr>
        <w:t>max_smd =</w:t>
      </w:r>
      <w:r>
        <w:rPr>
          <w:rStyle w:val="NormalTok"/>
        </w:rPr>
        <w:t xml:space="preserve"> </w:t>
      </w:r>
      <w:r>
        <w:rPr>
          <w:rStyle w:val="FloatTok"/>
        </w:rPr>
        <w:t>0.10</w:t>
      </w:r>
      <w:r>
        <w:rPr>
          <w:rStyle w:val="NormalTok"/>
        </w:rPr>
        <w:t>,</w:t>
      </w:r>
      <w:r>
        <w:br/>
      </w:r>
      <w:r>
        <w:rPr>
          <w:rStyle w:val="NormalTok"/>
        </w:rPr>
        <w:t xml:space="preserve">                              </w:t>
      </w:r>
      <w:r>
        <w:rPr>
          <w:rStyle w:val="AttributeTok"/>
        </w:rPr>
        <w:t>lock_hash =</w:t>
      </w:r>
      <w:r>
        <w:rPr>
          <w:rStyle w:val="NormalTok"/>
        </w:rPr>
        <w:t xml:space="preserve"> lock</w:t>
      </w:r>
      <w:r>
        <w:rPr>
          <w:rStyle w:val="SpecialCharTok"/>
        </w:rPr>
        <w:t>$</w:t>
      </w:r>
      <w:r>
        <w:rPr>
          <w:rStyle w:val="NormalTok"/>
        </w:rPr>
        <w:t>lock_hash)</w:t>
      </w:r>
      <w:r>
        <w:br/>
      </w:r>
      <w:r>
        <w:rPr>
          <w:rStyle w:val="NormalTok"/>
        </w:rPr>
        <w:t xml:space="preserve">audit   </w:t>
      </w:r>
      <w:r>
        <w:rPr>
          <w:rStyle w:val="OtherTok"/>
        </w:rPr>
        <w:t>&lt;-</w:t>
      </w:r>
      <w:r>
        <w:rPr>
          <w:rStyle w:val="NormalTok"/>
        </w:rPr>
        <w:t xml:space="preserve"> </w:t>
      </w:r>
      <w:r>
        <w:rPr>
          <w:rStyle w:val="FunctionTok"/>
        </w:rPr>
        <w:t>record_checkpoint</w:t>
      </w:r>
      <w:r>
        <w:rPr>
          <w:rStyle w:val="NormalTok"/>
        </w:rPr>
        <w:t>(audit, cp2)</w:t>
      </w:r>
      <w:r>
        <w:br/>
      </w:r>
      <w:r>
        <w:br/>
      </w:r>
      <w:r>
        <w:rPr>
          <w:rStyle w:val="CommentTok"/>
        </w:rPr>
        <w:t># Stage 2b plasmode candidate selection + Stage 2c DQ stress test</w:t>
      </w:r>
      <w:r>
        <w:br/>
      </w:r>
      <w:r>
        <w:rPr>
          <w:rStyle w:val="NormalTok"/>
        </w:rPr>
        <w:t xml:space="preserve">candidates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tmle_candidate</w:t>
      </w:r>
      <w:r>
        <w:rPr>
          <w:rStyle w:val="NormalTok"/>
        </w:rPr>
        <w:t>(</w:t>
      </w:r>
      <w:r>
        <w:rPr>
          <w:rStyle w:val="StringTok"/>
        </w:rPr>
        <w:t>"glm_t01"</w:t>
      </w:r>
      <w:r>
        <w:rPr>
          <w:rStyle w:val="NormalTok"/>
        </w:rPr>
        <w:t xml:space="preserve">,   </w:t>
      </w:r>
      <w:r>
        <w:rPr>
          <w:rStyle w:val="StringTok"/>
        </w:rPr>
        <w:t>"GLM PS, trunc=0.01"</w:t>
      </w:r>
      <w:r>
        <w:rPr>
          <w:rStyle w:val="NormalTok"/>
        </w:rPr>
        <w:t>,</w:t>
      </w:r>
      <w:r>
        <w:br/>
      </w:r>
      <w:r>
        <w:rPr>
          <w:rStyle w:val="NormalTok"/>
        </w:rPr>
        <w:t xml:space="preserve">                 </w:t>
      </w:r>
      <w:r>
        <w:rPr>
          <w:rStyle w:val="AttributeTok"/>
        </w:rPr>
        <w:t>g_library =</w:t>
      </w:r>
      <w:r>
        <w:rPr>
          <w:rStyle w:val="NormalTok"/>
        </w:rPr>
        <w:t xml:space="preserve"> </w:t>
      </w:r>
      <w:r>
        <w:rPr>
          <w:rStyle w:val="StringTok"/>
        </w:rPr>
        <w:t>"SL.glm"</w:t>
      </w:r>
      <w:r>
        <w:rPr>
          <w:rStyle w:val="NormalTok"/>
        </w:rPr>
        <w:t xml:space="preserve">,     </w:t>
      </w:r>
      <w:r>
        <w:rPr>
          <w:rStyle w:val="AttributeTok"/>
        </w:rPr>
        <w:t>truncation =</w:t>
      </w:r>
      <w:r>
        <w:rPr>
          <w:rStyle w:val="NormalTok"/>
        </w:rPr>
        <w:t xml:space="preserve"> </w:t>
      </w:r>
      <w:r>
        <w:rPr>
          <w:rStyle w:val="FloatTok"/>
        </w:rPr>
        <w:t>0.01</w:t>
      </w:r>
      <w:r>
        <w:rPr>
          <w:rStyle w:val="NormalTok"/>
        </w:rPr>
        <w:t>),</w:t>
      </w:r>
      <w:r>
        <w:br/>
      </w:r>
      <w:r>
        <w:rPr>
          <w:rStyle w:val="NormalTok"/>
        </w:rPr>
        <w:t xml:space="preserve">  </w:t>
      </w:r>
      <w:r>
        <w:rPr>
          <w:rStyle w:val="FunctionTok"/>
        </w:rPr>
        <w:t>tmle_candidate</w:t>
      </w:r>
      <w:r>
        <w:rPr>
          <w:rStyle w:val="NormalTok"/>
        </w:rPr>
        <w:t>(</w:t>
      </w:r>
      <w:r>
        <w:rPr>
          <w:rStyle w:val="StringTok"/>
        </w:rPr>
        <w:t>"glm_t05"</w:t>
      </w:r>
      <w:r>
        <w:rPr>
          <w:rStyle w:val="NormalTok"/>
        </w:rPr>
        <w:t xml:space="preserve">,   </w:t>
      </w:r>
      <w:r>
        <w:rPr>
          <w:rStyle w:val="StringTok"/>
        </w:rPr>
        <w:t>"GLM PS, trunc=0.05"</w:t>
      </w:r>
      <w:r>
        <w:rPr>
          <w:rStyle w:val="NormalTok"/>
        </w:rPr>
        <w:t>,</w:t>
      </w:r>
      <w:r>
        <w:br/>
      </w:r>
      <w:r>
        <w:rPr>
          <w:rStyle w:val="NormalTok"/>
        </w:rPr>
        <w:t xml:space="preserve">                 </w:t>
      </w:r>
      <w:r>
        <w:rPr>
          <w:rStyle w:val="AttributeTok"/>
        </w:rPr>
        <w:t>g_library =</w:t>
      </w:r>
      <w:r>
        <w:rPr>
          <w:rStyle w:val="NormalTok"/>
        </w:rPr>
        <w:t xml:space="preserve"> </w:t>
      </w:r>
      <w:r>
        <w:rPr>
          <w:rStyle w:val="StringTok"/>
        </w:rPr>
        <w:t>"SL.glm"</w:t>
      </w:r>
      <w:r>
        <w:rPr>
          <w:rStyle w:val="NormalTok"/>
        </w:rPr>
        <w:t xml:space="preserve">,     </w:t>
      </w:r>
      <w:r>
        <w:rPr>
          <w:rStyle w:val="AttributeTok"/>
        </w:rPr>
        <w:t>truncation =</w:t>
      </w:r>
      <w:r>
        <w:rPr>
          <w:rStyle w:val="NormalTok"/>
        </w:rPr>
        <w:t xml:space="preserve"> </w:t>
      </w:r>
      <w:r>
        <w:rPr>
          <w:rStyle w:val="FloatTok"/>
        </w:rPr>
        <w:t>0.05</w:t>
      </w:r>
      <w:r>
        <w:rPr>
          <w:rStyle w:val="NormalTok"/>
        </w:rPr>
        <w:t>),</w:t>
      </w:r>
      <w:r>
        <w:br/>
      </w:r>
      <w:r>
        <w:rPr>
          <w:rStyle w:val="NormalTok"/>
        </w:rPr>
        <w:t xml:space="preserve">  </w:t>
      </w:r>
      <w:r>
        <w:rPr>
          <w:rStyle w:val="FunctionTok"/>
        </w:rPr>
        <w:t>tmle_candidate</w:t>
      </w:r>
      <w:r>
        <w:rPr>
          <w:rStyle w:val="NormalTok"/>
        </w:rPr>
        <w:t>(</w:t>
      </w:r>
      <w:r>
        <w:rPr>
          <w:rStyle w:val="StringTok"/>
        </w:rPr>
        <w:t>"glmnet_t01"</w:t>
      </w:r>
      <w:r>
        <w:rPr>
          <w:rStyle w:val="NormalTok"/>
        </w:rPr>
        <w:t>,</w:t>
      </w:r>
      <w:r>
        <w:rPr>
          <w:rStyle w:val="StringTok"/>
        </w:rPr>
        <w:t>"glmnet PS, trunc=0.01"</w:t>
      </w:r>
      <w:r>
        <w:rPr>
          <w:rStyle w:val="NormalTok"/>
        </w:rPr>
        <w:t>,</w:t>
      </w:r>
      <w:r>
        <w:br/>
      </w:r>
      <w:r>
        <w:rPr>
          <w:rStyle w:val="NormalTok"/>
        </w:rPr>
        <w:t xml:space="preserve">                 </w:t>
      </w:r>
      <w:r>
        <w:rPr>
          <w:rStyle w:val="AttributeTok"/>
        </w:rPr>
        <w:t>g_library =</w:t>
      </w:r>
      <w:r>
        <w:rPr>
          <w:rStyle w:val="NormalTok"/>
        </w:rPr>
        <w:t xml:space="preserve"> </w:t>
      </w:r>
      <w:r>
        <w:rPr>
          <w:rStyle w:val="StringTok"/>
        </w:rPr>
        <w:t>"SL.glmnet"</w:t>
      </w:r>
      <w:r>
        <w:rPr>
          <w:rStyle w:val="NormalTok"/>
        </w:rPr>
        <w:t xml:space="preserve">,  </w:t>
      </w:r>
      <w:r>
        <w:rPr>
          <w:rStyle w:val="AttributeTok"/>
        </w:rPr>
        <w:t>truncation =</w:t>
      </w:r>
      <w:r>
        <w:rPr>
          <w:rStyle w:val="NormalTok"/>
        </w:rPr>
        <w:t xml:space="preserve"> </w:t>
      </w:r>
      <w:r>
        <w:rPr>
          <w:rStyle w:val="FloatTok"/>
        </w:rPr>
        <w:t>0.01</w:t>
      </w:r>
      <w:r>
        <w:rPr>
          <w:rStyle w:val="NormalTok"/>
        </w:rPr>
        <w:t>),</w:t>
      </w:r>
      <w:r>
        <w:br/>
      </w:r>
      <w:r>
        <w:rPr>
          <w:rStyle w:val="NormalTok"/>
        </w:rPr>
        <w:t xml:space="preserve">  </w:t>
      </w:r>
      <w:r>
        <w:rPr>
          <w:rStyle w:val="FunctionTok"/>
        </w:rPr>
        <w:t>tmle_candidate</w:t>
      </w:r>
      <w:r>
        <w:rPr>
          <w:rStyle w:val="NormalTok"/>
        </w:rPr>
        <w:t>(</w:t>
      </w:r>
      <w:r>
        <w:rPr>
          <w:rStyle w:val="StringTok"/>
        </w:rPr>
        <w:t>"glmnet_t05"</w:t>
      </w:r>
      <w:r>
        <w:rPr>
          <w:rStyle w:val="NormalTok"/>
        </w:rPr>
        <w:t>,</w:t>
      </w:r>
      <w:r>
        <w:rPr>
          <w:rStyle w:val="StringTok"/>
        </w:rPr>
        <w:t>"glmnet PS, trunc=0.05"</w:t>
      </w:r>
      <w:r>
        <w:rPr>
          <w:rStyle w:val="NormalTok"/>
        </w:rPr>
        <w:t>,</w:t>
      </w:r>
      <w:r>
        <w:br/>
      </w:r>
      <w:r>
        <w:rPr>
          <w:rStyle w:val="NormalTok"/>
        </w:rPr>
        <w:lastRenderedPageBreak/>
        <w:t xml:space="preserve">                 </w:t>
      </w:r>
      <w:r>
        <w:rPr>
          <w:rStyle w:val="AttributeTok"/>
        </w:rPr>
        <w:t>g_library =</w:t>
      </w:r>
      <w:r>
        <w:rPr>
          <w:rStyle w:val="NormalTok"/>
        </w:rPr>
        <w:t xml:space="preserve"> </w:t>
      </w:r>
      <w:r>
        <w:rPr>
          <w:rStyle w:val="StringTok"/>
        </w:rPr>
        <w:t>"SL.glmnet"</w:t>
      </w:r>
      <w:r>
        <w:rPr>
          <w:rStyle w:val="NormalTok"/>
        </w:rPr>
        <w:t xml:space="preserve">,  </w:t>
      </w:r>
      <w:r>
        <w:rPr>
          <w:rStyle w:val="AttributeTok"/>
        </w:rPr>
        <w:t>truncation =</w:t>
      </w:r>
      <w:r>
        <w:rPr>
          <w:rStyle w:val="NormalTok"/>
        </w:rPr>
        <w:t xml:space="preserve"> </w:t>
      </w:r>
      <w:r>
        <w:rPr>
          <w:rStyle w:val="FloatTok"/>
        </w:rPr>
        <w:t>0.05</w:t>
      </w:r>
      <w:r>
        <w:rPr>
          <w:rStyle w:val="NormalTok"/>
        </w:rPr>
        <w:t>)</w:t>
      </w:r>
      <w:r>
        <w:br/>
      </w:r>
      <w:r>
        <w:rPr>
          <w:rStyle w:val="NormalTok"/>
        </w:rPr>
        <w:t>)</w:t>
      </w:r>
      <w:r>
        <w:br/>
      </w:r>
      <w:r>
        <w:rPr>
          <w:rStyle w:val="NormalTok"/>
        </w:rPr>
        <w:t xml:space="preserve">plas </w:t>
      </w:r>
      <w:r>
        <w:rPr>
          <w:rStyle w:val="OtherTok"/>
        </w:rPr>
        <w:t>&lt;-</w:t>
      </w:r>
      <w:r>
        <w:rPr>
          <w:rStyle w:val="NormalTok"/>
        </w:rPr>
        <w:t xml:space="preserve"> </w:t>
      </w:r>
      <w:r>
        <w:rPr>
          <w:rStyle w:val="FunctionTok"/>
        </w:rPr>
        <w:t>run_plasmode_feasibility</w:t>
      </w:r>
      <w:r>
        <w:rPr>
          <w:rStyle w:val="NormalTok"/>
        </w:rPr>
        <w:t>(lock,</w:t>
      </w:r>
      <w:r>
        <w:br/>
      </w:r>
      <w:r>
        <w:rPr>
          <w:rStyle w:val="NormalTok"/>
        </w:rPr>
        <w:t xml:space="preserve">                                 </w:t>
      </w:r>
      <w:r>
        <w:rPr>
          <w:rStyle w:val="AttributeTok"/>
        </w:rPr>
        <w:t>tmle_candidates =</w:t>
      </w:r>
      <w:r>
        <w:rPr>
          <w:rStyle w:val="NormalTok"/>
        </w:rPr>
        <w:t xml:space="preserve"> candidates,</w:t>
      </w:r>
      <w:r>
        <w:br/>
      </w:r>
      <w:r>
        <w:rPr>
          <w:rStyle w:val="NormalTok"/>
        </w:rPr>
        <w:t xml:space="preserve">                                 </w:t>
      </w:r>
      <w:r>
        <w:rPr>
          <w:rStyle w:val="AttributeTok"/>
        </w:rPr>
        <w:t>effect_sizes    =</w:t>
      </w:r>
      <w:r>
        <w:rPr>
          <w:rStyle w:val="NormalTok"/>
        </w:rPr>
        <w:t xml:space="preserve"> </w:t>
      </w:r>
      <w:r>
        <w:rPr>
          <w:rStyle w:val="FunctionTok"/>
        </w:rPr>
        <w:t>c</w:t>
      </w:r>
      <w:r>
        <w:rPr>
          <w:rStyle w:val="NormalTok"/>
        </w:rPr>
        <w:t>(</w:t>
      </w:r>
      <w:r>
        <w:rPr>
          <w:rStyle w:val="FloatTok"/>
        </w:rPr>
        <w:t>0.03</w:t>
      </w:r>
      <w:r>
        <w:rPr>
          <w:rStyle w:val="NormalTok"/>
        </w:rPr>
        <w:t xml:space="preserve">, </w:t>
      </w:r>
      <w:r>
        <w:rPr>
          <w:rStyle w:val="FloatTok"/>
        </w:rPr>
        <w:t>0.05</w:t>
      </w:r>
      <w:r>
        <w:rPr>
          <w:rStyle w:val="NormalTok"/>
        </w:rPr>
        <w:t>),</w:t>
      </w:r>
      <w:r>
        <w:br/>
      </w:r>
      <w:r>
        <w:rPr>
          <w:rStyle w:val="NormalTok"/>
        </w:rPr>
        <w:t xml:space="preserve">                                 </w:t>
      </w:r>
      <w:r>
        <w:rPr>
          <w:rStyle w:val="AttributeTok"/>
        </w:rPr>
        <w:t>reps            =</w:t>
      </w:r>
      <w:r>
        <w:rPr>
          <w:rStyle w:val="NormalTok"/>
        </w:rPr>
        <w:t xml:space="preserve"> </w:t>
      </w:r>
      <w:r>
        <w:rPr>
          <w:rStyle w:val="DecValTok"/>
        </w:rPr>
        <w:t>200</w:t>
      </w:r>
      <w:r>
        <w:rPr>
          <w:rStyle w:val="NormalTok"/>
        </w:rPr>
        <w:t>)</w:t>
      </w:r>
      <w:r>
        <w:br/>
      </w:r>
      <w:r>
        <w:rPr>
          <w:rStyle w:val="NormalTok"/>
        </w:rPr>
        <w:t xml:space="preserve">dq_results </w:t>
      </w:r>
      <w:r>
        <w:rPr>
          <w:rStyle w:val="OtherTok"/>
        </w:rPr>
        <w:t>&lt;-</w:t>
      </w:r>
      <w:r>
        <w:rPr>
          <w:rStyle w:val="NormalTok"/>
        </w:rPr>
        <w:t xml:space="preserve"> </w:t>
      </w:r>
      <w:r>
        <w:rPr>
          <w:rStyle w:val="FunctionTok"/>
        </w:rPr>
        <w:t>run_plasmode_dq_stress</w:t>
      </w:r>
      <w:r>
        <w:rPr>
          <w:rStyle w:val="NormalTok"/>
        </w:rPr>
        <w:t>(lock,</w:t>
      </w:r>
      <w:r>
        <w:br/>
      </w:r>
      <w:r>
        <w:rPr>
          <w:rStyle w:val="NormalTok"/>
        </w:rPr>
        <w:t xml:space="preserve">  </w:t>
      </w:r>
      <w:r>
        <w:rPr>
          <w:rStyle w:val="AttributeTok"/>
        </w:rPr>
        <w:t>tmle_candidates =</w:t>
      </w:r>
      <w:r>
        <w:rPr>
          <w:rStyle w:val="NormalTok"/>
        </w:rPr>
        <w:t xml:space="preserve"> candidates,</w:t>
      </w:r>
      <w:r>
        <w:br/>
      </w:r>
      <w:r>
        <w:rPr>
          <w:rStyle w:val="NormalTok"/>
        </w:rPr>
        <w:t xml:space="preserve">  </w:t>
      </w:r>
      <w:r>
        <w:rPr>
          <w:rStyle w:val="AttributeTok"/>
        </w:rPr>
        <w:t>reps            =</w:t>
      </w:r>
      <w:r>
        <w:rPr>
          <w:rStyle w:val="NormalTok"/>
        </w:rPr>
        <w:t xml:space="preserve"> </w:t>
      </w:r>
      <w:r>
        <w:rPr>
          <w:rStyle w:val="DecValTok"/>
        </w:rPr>
        <w:t>50</w:t>
      </w:r>
      <w:r>
        <w:rPr>
          <w:rStyle w:val="NormalTok"/>
        </w:rPr>
        <w:t>,</w:t>
      </w:r>
      <w:r>
        <w:br/>
      </w:r>
      <w:r>
        <w:rPr>
          <w:rStyle w:val="NormalTok"/>
        </w:rPr>
        <w:t xml:space="preserve">  </w:t>
      </w:r>
      <w:r>
        <w:rPr>
          <w:rStyle w:val="AttributeTok"/>
        </w:rPr>
        <w:t>data_quality_scenarios =</w:t>
      </w:r>
      <w:r>
        <w:rPr>
          <w:rStyle w:val="NormalTok"/>
        </w:rPr>
        <w:t xml:space="preserve"> </w:t>
      </w:r>
      <w:r>
        <w:rPr>
          <w:rStyle w:val="FunctionTok"/>
        </w:rPr>
        <w:t>list</w:t>
      </w:r>
      <w:r>
        <w:rPr>
          <w:rStyle w:val="NormalTok"/>
        </w:rPr>
        <w:t>(</w:t>
      </w:r>
      <w:r>
        <w:br/>
      </w:r>
      <w:r>
        <w:rPr>
          <w:rStyle w:val="NormalTok"/>
        </w:rPr>
        <w:t xml:space="preserve">    </w:t>
      </w:r>
      <w:r>
        <w:rPr>
          <w:rStyle w:val="AttributeTok"/>
        </w:rPr>
        <w:t>covariate_missingness =</w:t>
      </w:r>
      <w:r>
        <w:rPr>
          <w:rStyle w:val="NormalTok"/>
        </w:rPr>
        <w:t xml:space="preserve"> </w:t>
      </w:r>
      <w:r>
        <w:rPr>
          <w:rStyle w:val="FunctionTok"/>
        </w:rPr>
        <w:t>list</w:t>
      </w:r>
      <w:r>
        <w:rPr>
          <w:rStyle w:val="NormalTok"/>
        </w:rPr>
        <w:t>(</w:t>
      </w:r>
      <w:r>
        <w:rPr>
          <w:rStyle w:val="AttributeTok"/>
        </w:rPr>
        <w:t>fractions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0.10</w:t>
      </w:r>
      <w:r>
        <w:rPr>
          <w:rStyle w:val="NormalTok"/>
        </w:rPr>
        <w:t xml:space="preserve">, </w:t>
      </w:r>
      <w:r>
        <w:rPr>
          <w:rStyle w:val="FloatTok"/>
        </w:rPr>
        <w:t>0.20</w:t>
      </w:r>
      <w:r>
        <w:rPr>
          <w:rStyle w:val="NormalTok"/>
        </w:rPr>
        <w:t>)),</w:t>
      </w:r>
      <w:r>
        <w:br/>
      </w:r>
      <w:r>
        <w:rPr>
          <w:rStyle w:val="NormalTok"/>
        </w:rPr>
        <w:t xml:space="preserve">    </w:t>
      </w:r>
      <w:r>
        <w:rPr>
          <w:rStyle w:val="AttributeTok"/>
        </w:rPr>
        <w:t>treatment_misclass    =</w:t>
      </w:r>
      <w:r>
        <w:rPr>
          <w:rStyle w:val="NormalTok"/>
        </w:rPr>
        <w:t xml:space="preserve"> </w:t>
      </w:r>
      <w:r>
        <w:rPr>
          <w:rStyle w:val="FunctionTok"/>
        </w:rPr>
        <w:t>list</w:t>
      </w:r>
      <w:r>
        <w:rPr>
          <w:rStyle w:val="NormalTok"/>
        </w:rPr>
        <w:t>(</w:t>
      </w:r>
      <w:r>
        <w:rPr>
          <w:rStyle w:val="AttributeTok"/>
        </w:rPr>
        <w:t>sensitivity =</w:t>
      </w:r>
      <w:r>
        <w:rPr>
          <w:rStyle w:val="NormalTok"/>
        </w:rPr>
        <w:t xml:space="preserve"> </w:t>
      </w:r>
      <w:r>
        <w:rPr>
          <w:rStyle w:val="FunctionTok"/>
        </w:rPr>
        <w:t>c</w:t>
      </w:r>
      <w:r>
        <w:rPr>
          <w:rStyle w:val="NormalTok"/>
        </w:rPr>
        <w:t>(</w:t>
      </w:r>
      <w:r>
        <w:rPr>
          <w:rStyle w:val="FloatTok"/>
        </w:rPr>
        <w:t>0.95</w:t>
      </w:r>
      <w:r>
        <w:rPr>
          <w:rStyle w:val="NormalTok"/>
        </w:rPr>
        <w:t xml:space="preserve">, </w:t>
      </w:r>
      <w:r>
        <w:rPr>
          <w:rStyle w:val="FloatTok"/>
        </w:rPr>
        <w:t>0.90</w:t>
      </w:r>
      <w:r>
        <w:rPr>
          <w:rStyle w:val="NormalTok"/>
        </w:rPr>
        <w:t>),</w:t>
      </w:r>
      <w:r>
        <w:br/>
      </w:r>
      <w:r>
        <w:rPr>
          <w:rStyle w:val="NormalTok"/>
        </w:rPr>
        <w:t xml:space="preserve">                                 </w:t>
      </w:r>
      <w:r>
        <w:rPr>
          <w:rStyle w:val="AttributeTok"/>
        </w:rPr>
        <w:t>specificity =</w:t>
      </w:r>
      <w:r>
        <w:rPr>
          <w:rStyle w:val="NormalTok"/>
        </w:rPr>
        <w:t xml:space="preserve"> </w:t>
      </w:r>
      <w:r>
        <w:rPr>
          <w:rStyle w:val="FunctionTok"/>
        </w:rPr>
        <w:t>c</w:t>
      </w:r>
      <w:r>
        <w:rPr>
          <w:rStyle w:val="NormalTok"/>
        </w:rPr>
        <w:t>(</w:t>
      </w:r>
      <w:r>
        <w:rPr>
          <w:rStyle w:val="FloatTok"/>
        </w:rPr>
        <w:t>0.99</w:t>
      </w:r>
      <w:r>
        <w:rPr>
          <w:rStyle w:val="NormalTok"/>
        </w:rPr>
        <w:t xml:space="preserve">, </w:t>
      </w:r>
      <w:r>
        <w:rPr>
          <w:rStyle w:val="FloatTok"/>
        </w:rPr>
        <w:t>0.95</w:t>
      </w:r>
      <w:r>
        <w:rPr>
          <w:rStyle w:val="NormalTok"/>
        </w:rPr>
        <w:t>)),</w:t>
      </w:r>
      <w:r>
        <w:br/>
      </w:r>
      <w:r>
        <w:rPr>
          <w:rStyle w:val="NormalTok"/>
        </w:rPr>
        <w:t xml:space="preserve">    </w:t>
      </w:r>
      <w:r>
        <w:rPr>
          <w:rStyle w:val="AttributeTok"/>
        </w:rPr>
        <w:t>outcome_misclass      =</w:t>
      </w:r>
      <w:r>
        <w:rPr>
          <w:rStyle w:val="NormalTok"/>
        </w:rPr>
        <w:t xml:space="preserve"> </w:t>
      </w:r>
      <w:r>
        <w:rPr>
          <w:rStyle w:val="FunctionTok"/>
        </w:rPr>
        <w:t>list</w:t>
      </w:r>
      <w:r>
        <w:rPr>
          <w:rStyle w:val="NormalTok"/>
        </w:rPr>
        <w:t>(</w:t>
      </w:r>
      <w:r>
        <w:rPr>
          <w:rStyle w:val="AttributeTok"/>
        </w:rPr>
        <w:t>sensitivity =</w:t>
      </w:r>
      <w:r>
        <w:rPr>
          <w:rStyle w:val="NormalTok"/>
        </w:rPr>
        <w:t xml:space="preserve"> </w:t>
      </w:r>
      <w:r>
        <w:rPr>
          <w:rStyle w:val="FunctionTok"/>
        </w:rPr>
        <w:t>c</w:t>
      </w:r>
      <w:r>
        <w:rPr>
          <w:rStyle w:val="NormalTok"/>
        </w:rPr>
        <w:t>(</w:t>
      </w:r>
      <w:r>
        <w:rPr>
          <w:rStyle w:val="FloatTok"/>
        </w:rPr>
        <w:t>0.95</w:t>
      </w:r>
      <w:r>
        <w:rPr>
          <w:rStyle w:val="NormalTok"/>
        </w:rPr>
        <w:t xml:space="preserve">, </w:t>
      </w:r>
      <w:r>
        <w:rPr>
          <w:rStyle w:val="FloatTok"/>
        </w:rPr>
        <w:t>0.90</w:t>
      </w:r>
      <w:r>
        <w:rPr>
          <w:rStyle w:val="NormalTok"/>
        </w:rPr>
        <w:t>),</w:t>
      </w:r>
      <w:r>
        <w:br/>
      </w:r>
      <w:r>
        <w:rPr>
          <w:rStyle w:val="NormalTok"/>
        </w:rPr>
        <w:t xml:space="preserve">                                 </w:t>
      </w:r>
      <w:r>
        <w:rPr>
          <w:rStyle w:val="AttributeTok"/>
        </w:rPr>
        <w:t>specificity =</w:t>
      </w:r>
      <w:r>
        <w:rPr>
          <w:rStyle w:val="NormalTok"/>
        </w:rPr>
        <w:t xml:space="preserve"> </w:t>
      </w:r>
      <w:r>
        <w:rPr>
          <w:rStyle w:val="FunctionTok"/>
        </w:rPr>
        <w:t>c</w:t>
      </w:r>
      <w:r>
        <w:rPr>
          <w:rStyle w:val="NormalTok"/>
        </w:rPr>
        <w:t>(</w:t>
      </w:r>
      <w:r>
        <w:rPr>
          <w:rStyle w:val="FloatTok"/>
        </w:rPr>
        <w:t>0.99</w:t>
      </w:r>
      <w:r>
        <w:rPr>
          <w:rStyle w:val="NormalTok"/>
        </w:rPr>
        <w:t xml:space="preserve">, </w:t>
      </w:r>
      <w:r>
        <w:rPr>
          <w:rStyle w:val="FloatTok"/>
        </w:rPr>
        <w:t>0.95</w:t>
      </w:r>
      <w:r>
        <w:rPr>
          <w:rStyle w:val="NormalTok"/>
        </w:rPr>
        <w:t>)),</w:t>
      </w:r>
      <w:r>
        <w:br/>
      </w:r>
      <w:r>
        <w:rPr>
          <w:rStyle w:val="NormalTok"/>
        </w:rPr>
        <w:t xml:space="preserve">    </w:t>
      </w:r>
      <w:r>
        <w:rPr>
          <w:rStyle w:val="AttributeTok"/>
        </w:rPr>
        <w:t>unmeasured_confounding =</w:t>
      </w:r>
      <w:r>
        <w:rPr>
          <w:rStyle w:val="NormalTok"/>
        </w:rPr>
        <w:t xml:space="preserve"> </w:t>
      </w:r>
      <w:r>
        <w:rPr>
          <w:rStyle w:val="FunctionTok"/>
        </w:rPr>
        <w:t>list</w:t>
      </w:r>
      <w:r>
        <w:rPr>
          <w:rStyle w:val="NormalTok"/>
        </w:rPr>
        <w:t>(</w:t>
      </w:r>
      <w:r>
        <w:rPr>
          <w:rStyle w:val="AttributeTok"/>
        </w:rPr>
        <w:t>U_prevalence  =</w:t>
      </w:r>
      <w:r>
        <w:rPr>
          <w:rStyle w:val="NormalTok"/>
        </w:rPr>
        <w:t xml:space="preserve"> </w:t>
      </w:r>
      <w:r>
        <w:rPr>
          <w:rStyle w:val="FloatTok"/>
        </w:rPr>
        <w:t>0.20</w:t>
      </w:r>
      <w:r>
        <w:rPr>
          <w:rStyle w:val="NormalTok"/>
        </w:rPr>
        <w:t>,</w:t>
      </w:r>
      <w:r>
        <w:br/>
      </w:r>
      <w:r>
        <w:rPr>
          <w:rStyle w:val="NormalTok"/>
        </w:rPr>
        <w:t xml:space="preserve">                                  </w:t>
      </w:r>
      <w:r>
        <w:rPr>
          <w:rStyle w:val="AttributeTok"/>
        </w:rPr>
        <w:t>U_treatment_OR =</w:t>
      </w:r>
      <w:r>
        <w:rPr>
          <w:rStyle w:val="NormalTok"/>
        </w:rPr>
        <w:t xml:space="preserve"> </w:t>
      </w:r>
      <w:r>
        <w:rPr>
          <w:rStyle w:val="FunctionTok"/>
        </w:rPr>
        <w:t>c</w:t>
      </w:r>
      <w:r>
        <w:rPr>
          <w:rStyle w:val="NormalTok"/>
        </w:rPr>
        <w:t>(</w:t>
      </w:r>
      <w:r>
        <w:rPr>
          <w:rStyle w:val="FloatTok"/>
        </w:rPr>
        <w:t>1.5</w:t>
      </w:r>
      <w:r>
        <w:rPr>
          <w:rStyle w:val="NormalTok"/>
        </w:rPr>
        <w:t xml:space="preserve">, </w:t>
      </w:r>
      <w:r>
        <w:rPr>
          <w:rStyle w:val="FloatTok"/>
        </w:rPr>
        <w:t>2.0</w:t>
      </w:r>
      <w:r>
        <w:rPr>
          <w:rStyle w:val="NormalTok"/>
        </w:rPr>
        <w:t>),</w:t>
      </w:r>
      <w:r>
        <w:br/>
      </w:r>
      <w:r>
        <w:rPr>
          <w:rStyle w:val="NormalTok"/>
        </w:rPr>
        <w:t xml:space="preserve">                                  </w:t>
      </w:r>
      <w:r>
        <w:rPr>
          <w:rStyle w:val="AttributeTok"/>
        </w:rPr>
        <w:t>U_outcome_OR   =</w:t>
      </w:r>
      <w:r>
        <w:rPr>
          <w:rStyle w:val="NormalTok"/>
        </w:rPr>
        <w:t xml:space="preserve"> </w:t>
      </w:r>
      <w:r>
        <w:rPr>
          <w:rStyle w:val="FunctionTok"/>
        </w:rPr>
        <w:t>c</w:t>
      </w:r>
      <w:r>
        <w:rPr>
          <w:rStyle w:val="NormalTok"/>
        </w:rPr>
        <w:t>(</w:t>
      </w:r>
      <w:r>
        <w:rPr>
          <w:rStyle w:val="FloatTok"/>
        </w:rPr>
        <w:t>1.5</w:t>
      </w:r>
      <w:r>
        <w:rPr>
          <w:rStyle w:val="NormalTok"/>
        </w:rPr>
        <w:t xml:space="preserve">, </w:t>
      </w:r>
      <w:r>
        <w:rPr>
          <w:rStyle w:val="FloatTok"/>
        </w:rPr>
        <w:t>2.0</w:t>
      </w:r>
      <w:r>
        <w:rPr>
          <w:rStyle w:val="NormalTok"/>
        </w:rPr>
        <w:t>))</w:t>
      </w:r>
      <w:r>
        <w:br/>
      </w:r>
      <w:r>
        <w:rPr>
          <w:rStyle w:val="NormalTok"/>
        </w:rPr>
        <w:t xml:space="preserve">  )</w:t>
      </w:r>
      <w:r>
        <w:br/>
      </w:r>
      <w:r>
        <w:rPr>
          <w:rStyle w:val="NormalTok"/>
        </w:rPr>
        <w:t>)</w:t>
      </w:r>
      <w:r>
        <w:br/>
      </w:r>
      <w:r>
        <w:rPr>
          <w:rStyle w:val="NormalTok"/>
        </w:rPr>
        <w:t xml:space="preserve">selected </w:t>
      </w:r>
      <w:r>
        <w:rPr>
          <w:rStyle w:val="OtherTok"/>
        </w:rPr>
        <w:t>&lt;-</w:t>
      </w:r>
      <w:r>
        <w:rPr>
          <w:rStyle w:val="NormalTok"/>
        </w:rPr>
        <w:t xml:space="preserve"> </w:t>
      </w:r>
      <w:r>
        <w:rPr>
          <w:rStyle w:val="FunctionTok"/>
        </w:rPr>
        <w:t>select_tmle_candidate</w:t>
      </w:r>
      <w:r>
        <w:rPr>
          <w:rStyle w:val="NormalTok"/>
        </w:rPr>
        <w:t xml:space="preserve">(plas, </w:t>
      </w:r>
      <w:r>
        <w:rPr>
          <w:rStyle w:val="AttributeTok"/>
        </w:rPr>
        <w:t>rule =</w:t>
      </w:r>
      <w:r>
        <w:rPr>
          <w:rStyle w:val="NormalTok"/>
        </w:rPr>
        <w:t xml:space="preserve"> </w:t>
      </w:r>
      <w:r>
        <w:rPr>
          <w:rStyle w:val="StringTok"/>
        </w:rPr>
        <w:t>"min_rmse"</w:t>
      </w:r>
      <w:r>
        <w:rPr>
          <w:rStyle w:val="NormalTok"/>
        </w:rPr>
        <w:t>)</w:t>
      </w:r>
      <w:r>
        <w:br/>
      </w:r>
      <w:r>
        <w:rPr>
          <w:rStyle w:val="NormalTok"/>
        </w:rPr>
        <w:t xml:space="preserve">lock     </w:t>
      </w:r>
      <w:r>
        <w:rPr>
          <w:rStyle w:val="OtherTok"/>
        </w:rPr>
        <w:t>&lt;-</w:t>
      </w:r>
      <w:r>
        <w:rPr>
          <w:rStyle w:val="NormalTok"/>
        </w:rPr>
        <w:t xml:space="preserve"> </w:t>
      </w:r>
      <w:r>
        <w:rPr>
          <w:rStyle w:val="FunctionTok"/>
        </w:rPr>
        <w:t>lock_primary_tmle_spec</w:t>
      </w:r>
      <w:r>
        <w:rPr>
          <w:rStyle w:val="NormalTok"/>
        </w:rPr>
        <w:t>(lock, selected)</w:t>
      </w:r>
      <w:r>
        <w:br/>
      </w:r>
      <w:r>
        <w:br/>
      </w:r>
      <w:r>
        <w:rPr>
          <w:rStyle w:val="CommentTok"/>
        </w:rPr>
        <w:t># Outcome blinding for Stage 3 and the pre-outcome decision.</w:t>
      </w:r>
      <w:r>
        <w:br/>
      </w:r>
      <w:r>
        <w:rPr>
          <w:rStyle w:val="NormalTok"/>
        </w:rPr>
        <w:t xml:space="preserve">original_lock </w:t>
      </w:r>
      <w:r>
        <w:rPr>
          <w:rStyle w:val="OtherTok"/>
        </w:rPr>
        <w:t>&lt;-</w:t>
      </w:r>
      <w:r>
        <w:rPr>
          <w:rStyle w:val="NormalTok"/>
        </w:rPr>
        <w:t xml:space="preserve"> lock</w:t>
      </w:r>
      <w:r>
        <w:br/>
      </w:r>
      <w:r>
        <w:rPr>
          <w:rStyle w:val="NormalTok"/>
        </w:rPr>
        <w:t xml:space="preserve">masked        </w:t>
      </w:r>
      <w:r>
        <w:rPr>
          <w:rStyle w:val="OtherTok"/>
        </w:rPr>
        <w:t>&lt;-</w:t>
      </w:r>
      <w:r>
        <w:rPr>
          <w:rStyle w:val="NormalTok"/>
        </w:rPr>
        <w:t xml:space="preserve"> </w:t>
      </w:r>
      <w:r>
        <w:rPr>
          <w:rStyle w:val="FunctionTok"/>
        </w:rPr>
        <w:t>mask_outcome</w:t>
      </w:r>
      <w:r>
        <w:rPr>
          <w:rStyle w:val="NormalTok"/>
        </w:rPr>
        <w:t>(lock)</w:t>
      </w:r>
      <w:r>
        <w:br/>
      </w:r>
      <w:r>
        <w:br/>
      </w:r>
      <w:r>
        <w:rPr>
          <w:rStyle w:val="CommentTok"/>
        </w:rPr>
        <w:t># Stage 3: negative-control outcomes</w:t>
      </w:r>
      <w:r>
        <w:br/>
      </w:r>
      <w:r>
        <w:rPr>
          <w:rStyle w:val="NormalTok"/>
        </w:rPr>
        <w:t xml:space="preserve">masked </w:t>
      </w:r>
      <w:r>
        <w:rPr>
          <w:rStyle w:val="OtherTok"/>
        </w:rPr>
        <w:t>&lt;-</w:t>
      </w:r>
      <w:r>
        <w:rPr>
          <w:rStyle w:val="NormalTok"/>
        </w:rPr>
        <w:t xml:space="preserve"> </w:t>
      </w:r>
      <w:r>
        <w:rPr>
          <w:rStyle w:val="FunctionTok"/>
        </w:rPr>
        <w:t>define_negative_control</w:t>
      </w:r>
      <w:r>
        <w:rPr>
          <w:rStyle w:val="NormalTok"/>
        </w:rPr>
        <w:t xml:space="preserve">(masked, </w:t>
      </w:r>
      <w:r>
        <w:rPr>
          <w:rStyle w:val="AttributeTok"/>
        </w:rPr>
        <w:t>name =</w:t>
      </w:r>
      <w:r>
        <w:rPr>
          <w:rStyle w:val="NormalTok"/>
        </w:rPr>
        <w:t xml:space="preserve"> </w:t>
      </w:r>
      <w:r>
        <w:rPr>
          <w:rStyle w:val="StringTok"/>
        </w:rPr>
        <w:t>"nc_outcome"</w:t>
      </w:r>
      <w:r>
        <w:rPr>
          <w:rStyle w:val="NormalTok"/>
        </w:rPr>
        <w:t>)</w:t>
      </w:r>
      <w:r>
        <w:br/>
      </w:r>
      <w:r>
        <w:rPr>
          <w:rStyle w:val="NormalTok"/>
        </w:rPr>
        <w:t xml:space="preserve">stage3 </w:t>
      </w:r>
      <w:r>
        <w:rPr>
          <w:rStyle w:val="OtherTok"/>
        </w:rPr>
        <w:t>&lt;-</w:t>
      </w:r>
      <w:r>
        <w:rPr>
          <w:rStyle w:val="NormalTok"/>
        </w:rPr>
        <w:t xml:space="preserve"> </w:t>
      </w:r>
      <w:r>
        <w:rPr>
          <w:rStyle w:val="FunctionTok"/>
        </w:rPr>
        <w:t>run_residual_confounding_stage</w:t>
      </w:r>
      <w:r>
        <w:rPr>
          <w:rStyle w:val="NormalTok"/>
        </w:rPr>
        <w:t>(masked, ps_fit)</w:t>
      </w:r>
      <w:r>
        <w:br/>
      </w:r>
      <w:r>
        <w:rPr>
          <w:rStyle w:val="NormalTok"/>
        </w:rPr>
        <w:t xml:space="preserve">cp3    </w:t>
      </w:r>
      <w:r>
        <w:rPr>
          <w:rStyle w:val="OtherTok"/>
        </w:rPr>
        <w:t>&lt;-</w:t>
      </w:r>
      <w:r>
        <w:rPr>
          <w:rStyle w:val="NormalTok"/>
        </w:rPr>
        <w:t xml:space="preserve"> stage3</w:t>
      </w:r>
      <w:r>
        <w:rPr>
          <w:rStyle w:val="SpecialCharTok"/>
        </w:rPr>
        <w:t>$</w:t>
      </w:r>
      <w:r>
        <w:rPr>
          <w:rStyle w:val="NormalTok"/>
        </w:rPr>
        <w:t>checkpoint</w:t>
      </w:r>
      <w:r>
        <w:br/>
      </w:r>
      <w:r>
        <w:rPr>
          <w:rStyle w:val="NormalTok"/>
        </w:rPr>
        <w:t xml:space="preserve">audit  </w:t>
      </w:r>
      <w:r>
        <w:rPr>
          <w:rStyle w:val="OtherTok"/>
        </w:rPr>
        <w:t>&lt;-</w:t>
      </w:r>
      <w:r>
        <w:rPr>
          <w:rStyle w:val="NormalTok"/>
        </w:rPr>
        <w:t xml:space="preserve"> </w:t>
      </w:r>
      <w:r>
        <w:rPr>
          <w:rStyle w:val="FunctionTok"/>
        </w:rPr>
        <w:t>record_checkpoint</w:t>
      </w:r>
      <w:r>
        <w:rPr>
          <w:rStyle w:val="NormalTok"/>
        </w:rPr>
        <w:t>(audit, cp3)</w:t>
      </w:r>
      <w:r>
        <w:br/>
      </w:r>
      <w:r>
        <w:br/>
      </w:r>
      <w:r>
        <w:rPr>
          <w:rStyle w:val="CommentTok"/>
        </w:rPr>
        <w:t># Pre-outcome decision</w:t>
      </w:r>
      <w:r>
        <w:br/>
      </w:r>
      <w:r>
        <w:rPr>
          <w:rStyle w:val="NormalTok"/>
        </w:rPr>
        <w:t xml:space="preserve">gate </w:t>
      </w:r>
      <w:r>
        <w:rPr>
          <w:rStyle w:val="OtherTok"/>
        </w:rPr>
        <w:t>&lt;-</w:t>
      </w:r>
      <w:r>
        <w:rPr>
          <w:rStyle w:val="NormalTok"/>
        </w:rPr>
        <w:t xml:space="preserve"> </w:t>
      </w:r>
      <w:r>
        <w:rPr>
          <w:rStyle w:val="FunctionTok"/>
        </w:rPr>
        <w:t>gate_all</w:t>
      </w:r>
      <w:r>
        <w:rPr>
          <w:rStyle w:val="NormalTok"/>
        </w:rPr>
        <w:t xml:space="preserve">(cp1, cp2, cp3, </w:t>
      </w:r>
      <w:r>
        <w:rPr>
          <w:rStyle w:val="AttributeTok"/>
        </w:rPr>
        <w:t>allow_flag =</w:t>
      </w:r>
      <w:r>
        <w:rPr>
          <w:rStyle w:val="NormalTok"/>
        </w:rPr>
        <w:t xml:space="preserve"> </w:t>
      </w:r>
      <w:r>
        <w:rPr>
          <w:rStyle w:val="ConstantTok"/>
        </w:rPr>
        <w:t>TRUE</w:t>
      </w:r>
      <w:r>
        <w:rPr>
          <w:rStyle w:val="NormalTok"/>
        </w:rPr>
        <w:t>)</w:t>
      </w:r>
      <w:r>
        <w:br/>
      </w:r>
      <w:r>
        <w:rPr>
          <w:rStyle w:val="NormalTok"/>
        </w:rPr>
        <w:t xml:space="preserve">auth </w:t>
      </w:r>
      <w:r>
        <w:rPr>
          <w:rStyle w:val="OtherTok"/>
        </w:rPr>
        <w:t>&lt;-</w:t>
      </w:r>
      <w:r>
        <w:rPr>
          <w:rStyle w:val="NormalTok"/>
        </w:rPr>
        <w:t xml:space="preserve"> </w:t>
      </w:r>
      <w:r>
        <w:rPr>
          <w:rStyle w:val="FunctionTok"/>
        </w:rPr>
        <w:t>authorize_outcome_analysis</w:t>
      </w:r>
      <w:r>
        <w:rPr>
          <w:rStyle w:val="NormalTok"/>
        </w:rPr>
        <w:t>(audit)</w:t>
      </w:r>
      <w:r>
        <w:br/>
      </w:r>
      <w:r>
        <w:rPr>
          <w:rStyle w:val="FunctionTok"/>
        </w:rPr>
        <w:t>stopifnot</w:t>
      </w:r>
      <w:r>
        <w:rPr>
          <w:rStyle w:val="NormalTok"/>
        </w:rPr>
        <w:t>(</w:t>
      </w:r>
      <w:r>
        <w:rPr>
          <w:rStyle w:val="FunctionTok"/>
        </w:rPr>
        <w:t>isTRUE</w:t>
      </w:r>
      <w:r>
        <w:rPr>
          <w:rStyle w:val="NormalTok"/>
        </w:rPr>
        <w:t>(auth</w:t>
      </w:r>
      <w:r>
        <w:rPr>
          <w:rStyle w:val="SpecialCharTok"/>
        </w:rPr>
        <w:t>$</w:t>
      </w:r>
      <w:r>
        <w:rPr>
          <w:rStyle w:val="NormalTok"/>
        </w:rPr>
        <w:t>authorized))</w:t>
      </w:r>
      <w:r>
        <w:br/>
      </w:r>
      <w:r>
        <w:br/>
      </w:r>
      <w:r>
        <w:rPr>
          <w:rStyle w:val="CommentTok"/>
        </w:rPr>
        <w:t># Stage 4: unblind and run the primary analysis</w:t>
      </w:r>
      <w:r>
        <w:br/>
      </w:r>
      <w:r>
        <w:rPr>
          <w:rStyle w:val="NormalTok"/>
        </w:rPr>
        <w:t xml:space="preserve">final </w:t>
      </w:r>
      <w:r>
        <w:rPr>
          <w:rStyle w:val="OtherTok"/>
        </w:rPr>
        <w:t>&lt;-</w:t>
      </w:r>
      <w:r>
        <w:rPr>
          <w:rStyle w:val="NormalTok"/>
        </w:rPr>
        <w:t xml:space="preserve"> </w:t>
      </w:r>
      <w:r>
        <w:rPr>
          <w:rStyle w:val="FunctionTok"/>
        </w:rPr>
        <w:t>unmask_outcome</w:t>
      </w:r>
      <w:r>
        <w:rPr>
          <w:rStyle w:val="NormalTok"/>
        </w:rPr>
        <w:t>(masked, original_lock)</w:t>
      </w:r>
      <w:r>
        <w:br/>
      </w:r>
      <w:r>
        <w:rPr>
          <w:rStyle w:val="NormalTok"/>
        </w:rPr>
        <w:t xml:space="preserve">g_fit </w:t>
      </w:r>
      <w:r>
        <w:rPr>
          <w:rStyle w:val="OtherTok"/>
        </w:rPr>
        <w:t>&lt;-</w:t>
      </w:r>
      <w:r>
        <w:rPr>
          <w:rStyle w:val="NormalTok"/>
        </w:rPr>
        <w:t xml:space="preserve"> </w:t>
      </w:r>
      <w:r>
        <w:rPr>
          <w:rStyle w:val="FunctionTok"/>
        </w:rPr>
        <w:t>fit_tmle_treatment_mechanism</w:t>
      </w:r>
      <w:r>
        <w:rPr>
          <w:rStyle w:val="NormalTok"/>
        </w:rPr>
        <w:t>(final, ps_fit)</w:t>
      </w:r>
      <w:r>
        <w:br/>
      </w:r>
      <w:r>
        <w:rPr>
          <w:rStyle w:val="NormalTok"/>
        </w:rPr>
        <w:t xml:space="preserve">Q_fit </w:t>
      </w:r>
      <w:r>
        <w:rPr>
          <w:rStyle w:val="OtherTok"/>
        </w:rPr>
        <w:t>&lt;-</w:t>
      </w:r>
      <w:r>
        <w:rPr>
          <w:rStyle w:val="NormalTok"/>
        </w:rPr>
        <w:t xml:space="preserve"> </w:t>
      </w:r>
      <w:r>
        <w:rPr>
          <w:rStyle w:val="FunctionTok"/>
        </w:rPr>
        <w:t>fit_tmle_outcome_mechanism</w:t>
      </w:r>
      <w:r>
        <w:rPr>
          <w:rStyle w:val="NormalTok"/>
        </w:rPr>
        <w:t>(final, g_fit)</w:t>
      </w:r>
      <w:r>
        <w:br/>
      </w:r>
      <w:r>
        <w:rPr>
          <w:rStyle w:val="NormalTok"/>
        </w:rPr>
        <w:t xml:space="preserve">upd   </w:t>
      </w:r>
      <w:r>
        <w:rPr>
          <w:rStyle w:val="OtherTok"/>
        </w:rPr>
        <w:t>&lt;-</w:t>
      </w:r>
      <w:r>
        <w:rPr>
          <w:rStyle w:val="NormalTok"/>
        </w:rPr>
        <w:t xml:space="preserve"> </w:t>
      </w:r>
      <w:r>
        <w:rPr>
          <w:rStyle w:val="FunctionTok"/>
        </w:rPr>
        <w:t>run_tmle_targeting_step</w:t>
      </w:r>
      <w:r>
        <w:rPr>
          <w:rStyle w:val="NormalTok"/>
        </w:rPr>
        <w:t>(g_fit, Q_fit)</w:t>
      </w:r>
      <w:r>
        <w:br/>
      </w:r>
      <w:r>
        <w:rPr>
          <w:rStyle w:val="NormalTok"/>
        </w:rPr>
        <w:t xml:space="preserve">psi   </w:t>
      </w:r>
      <w:r>
        <w:rPr>
          <w:rStyle w:val="OtherTok"/>
        </w:rPr>
        <w:t>&lt;-</w:t>
      </w:r>
      <w:r>
        <w:rPr>
          <w:rStyle w:val="NormalTok"/>
        </w:rPr>
        <w:t xml:space="preserve"> </w:t>
      </w:r>
      <w:r>
        <w:rPr>
          <w:rStyle w:val="FunctionTok"/>
        </w:rPr>
        <w:t>extract_tmle_estimate</w:t>
      </w:r>
      <w:r>
        <w:rPr>
          <w:rStyle w:val="NormalTok"/>
        </w:rPr>
        <w:t>(upd)</w:t>
      </w:r>
      <w:r>
        <w:rPr>
          <w:rStyle w:val="SpecialCharTok"/>
        </w:rPr>
        <w:t>$</w:t>
      </w:r>
      <w:r>
        <w:rPr>
          <w:rStyle w:val="NormalTok"/>
        </w:rPr>
        <w:t>estimates</w:t>
      </w:r>
      <w:r>
        <w:rPr>
          <w:rStyle w:val="SpecialCharTok"/>
        </w:rPr>
        <w:t>$</w:t>
      </w:r>
      <w:r>
        <w:rPr>
          <w:rStyle w:val="NormalTok"/>
        </w:rPr>
        <w:t>ATE</w:t>
      </w:r>
      <w:r>
        <w:br/>
      </w:r>
      <w:r>
        <w:br/>
      </w:r>
      <w:r>
        <w:rPr>
          <w:rStyle w:val="FunctionTok"/>
        </w:rPr>
        <w:t>save_lock</w:t>
      </w:r>
      <w:r>
        <w:rPr>
          <w:rStyle w:val="NormalTok"/>
        </w:rPr>
        <w:t xml:space="preserve">(final,  </w:t>
      </w:r>
      <w:r>
        <w:rPr>
          <w:rStyle w:val="StringTok"/>
        </w:rPr>
        <w:t>"lock.rds"</w:t>
      </w:r>
      <w:r>
        <w:rPr>
          <w:rStyle w:val="NormalTok"/>
        </w:rPr>
        <w:t>)</w:t>
      </w:r>
      <w:r>
        <w:br/>
      </w:r>
      <w:r>
        <w:rPr>
          <w:rStyle w:val="FunctionTok"/>
        </w:rPr>
        <w:t>save_audit</w:t>
      </w:r>
      <w:r>
        <w:rPr>
          <w:rStyle w:val="NormalTok"/>
        </w:rPr>
        <w:t xml:space="preserve">(audit, </w:t>
      </w:r>
      <w:r>
        <w:rPr>
          <w:rStyle w:val="StringTok"/>
        </w:rPr>
        <w:t>"audit.rds"</w:t>
      </w:r>
      <w:r>
        <w:rPr>
          <w:rStyle w:val="NormalTok"/>
        </w:rPr>
        <w:t>)</w:t>
      </w:r>
      <w:r>
        <w:br/>
      </w:r>
      <w:r>
        <w:br/>
      </w:r>
      <w:r>
        <w:rPr>
          <w:rStyle w:val="CommentTok"/>
        </w:rPr>
        <w:t># Reporting tables.</w:t>
      </w:r>
      <w:r>
        <w:br/>
      </w:r>
      <w:r>
        <w:rPr>
          <w:rStyle w:val="FunctionTok"/>
        </w:rPr>
        <w:lastRenderedPageBreak/>
        <w:t>make_table1</w:t>
      </w:r>
      <w:r>
        <w:rPr>
          <w:rStyle w:val="NormalTok"/>
        </w:rPr>
        <w:t xml:space="preserve">(final, </w:t>
      </w:r>
      <w:r>
        <w:rPr>
          <w:rStyle w:val="AttributeTok"/>
        </w:rPr>
        <w:t>treatment =</w:t>
      </w:r>
      <w:r>
        <w:rPr>
          <w:rStyle w:val="NormalTok"/>
        </w:rPr>
        <w:t xml:space="preserve"> </w:t>
      </w:r>
      <w:r>
        <w:rPr>
          <w:rStyle w:val="StringTok"/>
        </w:rPr>
        <w:t>"treatment"</w:t>
      </w:r>
      <w:r>
        <w:rPr>
          <w:rStyle w:val="NormalTok"/>
        </w:rPr>
        <w:t xml:space="preserve">, </w:t>
      </w:r>
      <w:r>
        <w:rPr>
          <w:rStyle w:val="AttributeTok"/>
        </w:rPr>
        <w:t>smd =</w:t>
      </w:r>
      <w:r>
        <w:rPr>
          <w:rStyle w:val="NormalTok"/>
        </w:rPr>
        <w:t xml:space="preserve"> </w:t>
      </w:r>
      <w:r>
        <w:rPr>
          <w:rStyle w:val="ConstantTok"/>
        </w:rPr>
        <w:t>TRUE</w:t>
      </w:r>
      <w:r>
        <w:rPr>
          <w:rStyle w:val="NormalTok"/>
        </w:rPr>
        <w:t>)</w:t>
      </w:r>
      <w:r>
        <w:br/>
      </w:r>
      <w:r>
        <w:rPr>
          <w:rStyle w:val="FunctionTok"/>
        </w:rPr>
        <w:t>make_table2</w:t>
      </w:r>
      <w:r>
        <w:rPr>
          <w:rStyle w:val="NormalTok"/>
        </w:rPr>
        <w:t>(</w:t>
      </w:r>
      <w:r>
        <w:rPr>
          <w:rStyle w:val="FunctionTok"/>
        </w:rPr>
        <w:t>list</w:t>
      </w:r>
      <w:r>
        <w:rPr>
          <w:rStyle w:val="NormalTok"/>
        </w:rPr>
        <w:t>(</w:t>
      </w:r>
      <w:r>
        <w:rPr>
          <w:rStyle w:val="StringTok"/>
        </w:rPr>
        <w:t>`</w:t>
      </w:r>
      <w:r>
        <w:rPr>
          <w:rStyle w:val="AttributeTok"/>
        </w:rPr>
        <w:t>TMLE (primary)</w:t>
      </w:r>
      <w:r>
        <w:rPr>
          <w:rStyle w:val="StringTok"/>
        </w:rPr>
        <w:t>`</w:t>
      </w:r>
      <w:r>
        <w:rPr>
          <w:rStyle w:val="NormalTok"/>
        </w:rPr>
        <w:t xml:space="preserve"> </w:t>
      </w:r>
      <w:r>
        <w:rPr>
          <w:rStyle w:val="OtherTok"/>
        </w:rPr>
        <w:t>=</w:t>
      </w:r>
      <w:r>
        <w:rPr>
          <w:rStyle w:val="NormalTok"/>
        </w:rPr>
        <w:t xml:space="preserve"> upd), </w:t>
      </w:r>
      <w:r>
        <w:rPr>
          <w:rStyle w:val="AttributeTok"/>
        </w:rPr>
        <w:t>risk_time =</w:t>
      </w:r>
      <w:r>
        <w:rPr>
          <w:rStyle w:val="NormalTok"/>
        </w:rPr>
        <w:t xml:space="preserve"> </w:t>
      </w:r>
      <w:r>
        <w:rPr>
          <w:rStyle w:val="DecValTok"/>
        </w:rPr>
        <w:t>24</w:t>
      </w:r>
      <w:r>
        <w:rPr>
          <w:rStyle w:val="NormalTok"/>
        </w:rPr>
        <w:t>)</w:t>
      </w:r>
    </w:p>
    <w:p w14:paraId="3A488C7C" w14:textId="77777777" w:rsidR="00FD4489" w:rsidRDefault="00000000">
      <w:pPr>
        <w:pStyle w:val="FirstParagraph"/>
      </w:pPr>
      <w:r>
        <w:t xml:space="preserve">The DQ stress test is the only fundamentally new piece in the above; the rest is conventional TL-RWE plumbing. </w:t>
      </w:r>
      <w:r>
        <w:rPr>
          <w:rStyle w:val="VerbatimChar"/>
        </w:rPr>
        <w:t>run_plasmode_dq_stress()</w:t>
      </w:r>
      <w:r>
        <w:t xml:space="preserve"> returns a metrics object of the same class as the standard plasmode and feeds the same decision, so adding the data-quality argument to the workflow does not require new infrastructure on the analyst’s side.</w:t>
      </w:r>
    </w:p>
    <w:p w14:paraId="0C424B30" w14:textId="77777777" w:rsidR="00FD4489" w:rsidRDefault="00000000">
      <w:pPr>
        <w:pStyle w:val="Heading2"/>
      </w:pPr>
      <w:bookmarkStart w:id="74" w:name="inside-run_plasmode_dq_stress"/>
      <w:bookmarkEnd w:id="73"/>
      <w:r>
        <w:t xml:space="preserve">7.2 Inside </w:t>
      </w:r>
      <w:r>
        <w:rPr>
          <w:rStyle w:val="VerbatimChar"/>
        </w:rPr>
        <w:t>run_plasmode_dq_stress()</w:t>
      </w:r>
    </w:p>
    <w:p w14:paraId="664B379E" w14:textId="77777777" w:rsidR="00FD4489" w:rsidRDefault="00000000">
      <w:pPr>
        <w:pStyle w:val="FirstParagraph"/>
      </w:pPr>
      <w:r>
        <w:t>The function loops over a scenario grid, fits every candidate under each scenario × severity, and aggregates bias, RMSE, and coverage. Pseudocode:</w:t>
      </w:r>
    </w:p>
    <w:p w14:paraId="6EA197AA" w14:textId="77777777" w:rsidR="00FD4489" w:rsidRDefault="00000000">
      <w:pPr>
        <w:pStyle w:val="SourceCode"/>
      </w:pPr>
      <w:r>
        <w:rPr>
          <w:rStyle w:val="VerbatimChar"/>
        </w:rPr>
        <w:t>for each (scenario, severity) in scenario grid:</w:t>
      </w:r>
      <w:r>
        <w:br/>
      </w:r>
      <w:r>
        <w:rPr>
          <w:rStyle w:val="VerbatimChar"/>
        </w:rPr>
        <w:t xml:space="preserve">  for each replicate r:</w:t>
      </w:r>
      <w:r>
        <w:br/>
      </w:r>
      <w:r>
        <w:rPr>
          <w:rStyle w:val="VerbatimChar"/>
        </w:rPr>
        <w:t xml:space="preserve">    set seed deterministically from (lock$seed, r, scenario index)</w:t>
      </w:r>
      <w:r>
        <w:br/>
      </w:r>
      <w:r>
        <w:rPr>
          <w:rStyle w:val="VerbatimChar"/>
        </w:rPr>
        <w:t xml:space="preserve">    generate synthetic outcome from the lock's covariate-only Q0 model</w:t>
      </w:r>
      <w:r>
        <w:br/>
      </w:r>
      <w:r>
        <w:rPr>
          <w:rStyle w:val="VerbatimChar"/>
        </w:rPr>
        <w:t xml:space="preserve">    if scenario == unmeasured_confounding:</w:t>
      </w:r>
      <w:r>
        <w:br/>
      </w:r>
      <w:r>
        <w:rPr>
          <w:rStyle w:val="VerbatimChar"/>
        </w:rPr>
        <w:t xml:space="preserve">      sample latent U; modify treatment via a real PS model;</w:t>
      </w:r>
      <w:r>
        <w:br/>
      </w:r>
      <w:r>
        <w:rPr>
          <w:rStyle w:val="VerbatimChar"/>
        </w:rPr>
        <w:t xml:space="preserve">      modify outcome probabilities via OR_Y * U</w:t>
      </w:r>
      <w:r>
        <w:br/>
      </w:r>
      <w:r>
        <w:rPr>
          <w:rStyle w:val="VerbatimChar"/>
        </w:rPr>
        <w:t xml:space="preserve">    if scenario == treatment_misclass:</w:t>
      </w:r>
      <w:r>
        <w:br/>
      </w:r>
      <w:r>
        <w:rPr>
          <w:rStyle w:val="VerbatimChar"/>
        </w:rPr>
        <w:t xml:space="preserve">      apply (sens, spec) to A</w:t>
      </w:r>
      <w:r>
        <w:br/>
      </w:r>
      <w:r>
        <w:rPr>
          <w:rStyle w:val="VerbatimChar"/>
        </w:rPr>
        <w:t xml:space="preserve">    if scenario == outcome_misclass:</w:t>
      </w:r>
      <w:r>
        <w:br/>
      </w:r>
      <w:r>
        <w:rPr>
          <w:rStyle w:val="VerbatimChar"/>
        </w:rPr>
        <w:t xml:space="preserve">      apply (sens, spec) to Y, optionally by treatment arm</w:t>
      </w:r>
      <w:r>
        <w:br/>
      </w:r>
      <w:r>
        <w:rPr>
          <w:rStyle w:val="VerbatimChar"/>
        </w:rPr>
        <w:t xml:space="preserve">    if scenario == covariate_missingness:</w:t>
      </w:r>
      <w:r>
        <w:br/>
      </w:r>
      <w:r>
        <w:rPr>
          <w:rStyle w:val="VerbatimChar"/>
        </w:rPr>
        <w:t xml:space="preserve">      set MCAR fraction of W to NA, impute with column median</w:t>
      </w:r>
      <w:r>
        <w:br/>
      </w:r>
      <w:r>
        <w:rPr>
          <w:rStyle w:val="VerbatimChar"/>
        </w:rPr>
        <w:t xml:space="preserve">    for each candidate:</w:t>
      </w:r>
      <w:r>
        <w:br/>
      </w:r>
      <w:r>
        <w:rPr>
          <w:rStyle w:val="VerbatimChar"/>
        </w:rPr>
        <w:t xml:space="preserve">      fit g, Q, targeting; record est, SE, CI</w:t>
      </w:r>
      <w:r>
        <w:br/>
      </w:r>
      <w:r>
        <w:rPr>
          <w:rStyle w:val="VerbatimChar"/>
        </w:rPr>
        <w:t xml:space="preserve">  aggregate over replicates: bias, RMSE, coverage, SE/SD</w:t>
      </w:r>
      <w:r>
        <w:br/>
      </w:r>
      <w:r>
        <w:rPr>
          <w:rStyle w:val="VerbatimChar"/>
        </w:rPr>
        <w:t>return data frame indexed by (scenario, level, candidate)</w:t>
      </w:r>
    </w:p>
    <w:p w14:paraId="48444AD8" w14:textId="77777777" w:rsidR="00FD4489" w:rsidRDefault="00000000">
      <w:pPr>
        <w:pStyle w:val="FirstParagraph"/>
      </w:pPr>
      <w:r>
        <w:t xml:space="preserve">The implementation is in </w:t>
      </w:r>
      <w:r>
        <w:rPr>
          <w:rStyle w:val="VerbatimChar"/>
        </w:rPr>
        <w:t>R/plasmode_dq.R</w:t>
      </w:r>
      <w:r>
        <w:t xml:space="preserve">. Three details matter for reproducibility. First, the seed is set deterministically from </w:t>
      </w:r>
      <w:r>
        <w:rPr>
          <w:rStyle w:val="VerbatimChar"/>
        </w:rPr>
        <w:t>lock$seed + rep_i + sg_i * 10000L</w:t>
      </w:r>
      <w:r>
        <w:t xml:space="preserve"> so that re-running the same lock with the same scenario list produces bit-identical metrics. Second, the unmeasured-confounding scenario fits a real treatment- mechanism (propensity) model on the lock data once and uses it as the baseline propensity that </w:t>
      </w:r>
      <m:oMath>
        <m:r>
          <w:rPr>
            <w:rFonts w:ascii="Cambria Math" w:hAnsi="Cambria Math"/>
          </w:rPr>
          <m:t>U</m:t>
        </m:r>
      </m:oMath>
      <w:r>
        <w:t xml:space="preserve"> shifts; earlier prototype versions incorrectly used the outcome model’s prediction here, which we fix in the version released with this paper. Third, treatment misclassification accepts asymmetric (sens, spec) pairs rather than symmetric flips, matching the form in which validation studies typically report exposure-algorithm performance, and outcome misclassification accepts optional per-treatment-arm sensitivity and specificity, allowing the user to probe differential misclassification, which is the most worrying case in observational outcome ascertainment.</w:t>
      </w:r>
    </w:p>
    <w:p w14:paraId="7EF8247F" w14:textId="77777777" w:rsidR="00FD4489" w:rsidRDefault="00000000">
      <w:pPr>
        <w:pStyle w:val="Heading2"/>
      </w:pPr>
      <w:bookmarkStart w:id="75" w:name="cumulative-risk-workflow-considerations"/>
      <w:bookmarkEnd w:id="74"/>
      <w:r>
        <w:lastRenderedPageBreak/>
        <w:t>7.3 Cumulative-risk workflow considerations</w:t>
      </w:r>
    </w:p>
    <w:p w14:paraId="109D08C9" w14:textId="77777777" w:rsidR="00FD4489" w:rsidRDefault="00000000">
      <w:pPr>
        <w:pStyle w:val="FirstParagraph"/>
      </w:pPr>
      <w:r>
        <w:t>cleanTMLE provides software support for several analytic considerations that arise in cumulative-risk pharmacoepidemiology workflows.</w:t>
      </w:r>
    </w:p>
    <w:p w14:paraId="7366C92E" w14:textId="77777777" w:rsidR="00FD4489" w:rsidRDefault="00000000">
      <w:pPr>
        <w:pStyle w:val="BodyText"/>
      </w:pPr>
      <w:r>
        <w:rPr>
          <w:i/>
          <w:iCs/>
        </w:rPr>
        <w:t>Model specification grammar.</w:t>
      </w:r>
      <w:r>
        <w:t xml:space="preserve"> The </w:t>
      </w:r>
      <w:r>
        <w:rPr>
          <w:rStyle w:val="VerbatimChar"/>
        </w:rPr>
        <w:t>identify_*()</w:t>
      </w:r>
      <w:r>
        <w:t xml:space="preserve"> family (</w:t>
      </w:r>
      <w:r>
        <w:rPr>
          <w:rStyle w:val="VerbatimChar"/>
        </w:rPr>
        <w:t>identify_treatment()</w:t>
      </w:r>
      <w:r>
        <w:t xml:space="preserve">, </w:t>
      </w:r>
      <w:r>
        <w:rPr>
          <w:rStyle w:val="VerbatimChar"/>
        </w:rPr>
        <w:t>identify_outcome()</w:t>
      </w:r>
      <w:r>
        <w:t xml:space="preserve">, </w:t>
      </w:r>
      <w:r>
        <w:rPr>
          <w:rStyle w:val="VerbatimChar"/>
        </w:rPr>
        <w:t>identify_censoring()</w:t>
      </w:r>
      <w:r>
        <w:t xml:space="preserve">, </w:t>
      </w:r>
      <w:r>
        <w:rPr>
          <w:rStyle w:val="VerbatimChar"/>
        </w:rPr>
        <w:t>identify_competing_risk()</w:t>
      </w:r>
      <w:r>
        <w:t xml:space="preserve">, </w:t>
      </w:r>
      <w:r>
        <w:rPr>
          <w:rStyle w:val="VerbatimChar"/>
        </w:rPr>
        <w:t>identify_subject()</w:t>
      </w:r>
      <w:r>
        <w:t xml:space="preserve">, </w:t>
      </w:r>
      <w:r>
        <w:rPr>
          <w:rStyle w:val="VerbatimChar"/>
        </w:rPr>
        <w:t>identify_interval()</w:t>
      </w:r>
      <w:r>
        <w:t xml:space="preserve">, </w:t>
      </w:r>
      <w:r>
        <w:rPr>
          <w:rStyle w:val="VerbatimChar"/>
        </w:rPr>
        <w:t>identify_missing()</w:t>
      </w:r>
      <w:r>
        <w:t xml:space="preserve">) and the </w:t>
      </w:r>
      <w:r>
        <w:rPr>
          <w:rStyle w:val="VerbatimChar"/>
        </w:rPr>
        <w:t>specify_models()</w:t>
      </w:r>
      <w:r>
        <w:t xml:space="preserve"> constructor allow analysts to declare eligibility, treatment, outcome, censoring, competing-risk, follow-up-interval, and intercurrent-event components as code objects rather than prose. This lets the analysis lock fingerprint the cohort definition together with the estimator.</w:t>
      </w:r>
    </w:p>
    <w:p w14:paraId="4940D276" w14:textId="77777777" w:rsidR="00FD4489" w:rsidRDefault="00000000">
      <w:pPr>
        <w:pStyle w:val="BodyText"/>
      </w:pPr>
      <w:r>
        <w:rPr>
          <w:i/>
          <w:iCs/>
        </w:rPr>
        <w:t>Cumulative-risk reporting.</w:t>
      </w:r>
      <w:r>
        <w:t xml:space="preserve"> </w:t>
      </w:r>
      <w:r>
        <w:rPr>
          <w:rStyle w:val="VerbatimChar"/>
        </w:rPr>
        <w:t>clean_risk_report_table()</w:t>
      </w:r>
      <w:r>
        <w:t xml:space="preserve"> produces a compact table of cumulative risks at clinically meaningful follow-up times, paired with risk-difference and risk-ratio summaries; the </w:t>
      </w:r>
      <w:r>
        <w:rPr>
          <w:rStyle w:val="VerbatimChar"/>
        </w:rPr>
        <w:t>plot.cumrisk()</w:t>
      </w:r>
      <w:r>
        <w:t xml:space="preserve"> method renders the same content visually. The package emphasises absolute risks at prespecified times rather than ratio-only summaries.</w:t>
      </w:r>
    </w:p>
    <w:p w14:paraId="56D6D04F" w14:textId="77777777" w:rsidR="00FD4489" w:rsidRDefault="00000000">
      <w:pPr>
        <w:pStyle w:val="BodyText"/>
      </w:pPr>
      <w:r>
        <w:rPr>
          <w:i/>
          <w:iCs/>
        </w:rPr>
        <w:t>Censoring and missingness weights as a first-class analytic object.</w:t>
      </w:r>
      <w:r>
        <w:t xml:space="preserve"> </w:t>
      </w:r>
      <w:r>
        <w:rPr>
          <w:rStyle w:val="VerbatimChar"/>
        </w:rPr>
        <w:t>run_ipcw_tmle()</w:t>
      </w:r>
      <w:r>
        <w:t xml:space="preserve"> carries inverse-probability-of-censoring weights through the targeting step, and </w:t>
      </w:r>
      <w:r>
        <w:rPr>
          <w:rStyle w:val="VerbatimChar"/>
        </w:rPr>
        <w:t>clean_weight_diagnostics()</w:t>
      </w:r>
      <w:r>
        <w:t xml:space="preserve"> exposes effective sample size, weight percentiles, the maximum weight, and prespecified instability thresholds so that weight behaviour is auditable alongside the point estimate rather than buried inside a nuisance fit.</w:t>
      </w:r>
    </w:p>
    <w:p w14:paraId="0A023F91" w14:textId="77777777" w:rsidR="00FD4489" w:rsidRDefault="00000000">
      <w:pPr>
        <w:pStyle w:val="BodyText"/>
      </w:pPr>
      <w:r>
        <w:rPr>
          <w:i/>
          <w:iCs/>
        </w:rPr>
        <w:t>Event-process classification.</w:t>
      </w:r>
      <w:r>
        <w:t xml:space="preserve"> </w:t>
      </w:r>
      <w:r>
        <w:rPr>
          <w:rStyle w:val="VerbatimChar"/>
        </w:rPr>
        <w:t>clean_event_process_table()</w:t>
      </w:r>
      <w:r>
        <w:t xml:space="preserve"> and </w:t>
      </w:r>
      <w:r>
        <w:rPr>
          <w:rStyle w:val="VerbatimChar"/>
        </w:rPr>
        <w:t>clean_check_event_processes()</w:t>
      </w:r>
      <w:r>
        <w:t xml:space="preserve"> distinguish event of interest, competing event, censoring, treatment discontinuation or switching, transfer-driven exclusions, and administrative end of follow-up, and check component-vs-composite coherence so that follow-up accounting is explicit rather than implicit. These helpers record and check event-process structure; v0.1 does not yet estimate native competing-risk cumulative-incidence estimands.</w:t>
      </w:r>
    </w:p>
    <w:p w14:paraId="134D617D" w14:textId="77777777" w:rsidR="00FD4489" w:rsidRDefault="00000000">
      <w:pPr>
        <w:pStyle w:val="BodyText"/>
      </w:pPr>
      <w:r>
        <w:rPr>
          <w:i/>
          <w:iCs/>
        </w:rPr>
        <w:t>Hazard-ratio de-emphasis.</w:t>
      </w:r>
      <w:r>
        <w:t xml:space="preserve"> Cumulative risks, risk differences, and risk ratios at clinically meaningful time points are more directly aligned with counterfactual estimands in many RWE settings. Hazard ratios are treated as secondary unless the estimand is explicitly defined on the hazard scale and a proportional-hazards interpretation is scientifically justified.</w:t>
      </w:r>
    </w:p>
    <w:p w14:paraId="1AA1BAA6" w14:textId="77777777" w:rsidR="00FD4489" w:rsidRDefault="00000000">
      <w:pPr>
        <w:pStyle w:val="Heading2"/>
      </w:pPr>
      <w:bookmarkStart w:id="76" w:name="X0dca275365b1ea9fc0b3ffe97cd757b2bc51779"/>
      <w:bookmarkEnd w:id="75"/>
      <w:r>
        <w:t>7.4 Pre-outcome diagnostics for treatment, censoring, and missingness</w:t>
      </w:r>
    </w:p>
    <w:p w14:paraId="49823BA9" w14:textId="77777777" w:rsidR="00FD4489" w:rsidRDefault="00000000">
      <w:pPr>
        <w:pStyle w:val="FirstParagraph"/>
      </w:pPr>
      <w:r>
        <w:t xml:space="preserve">Before outcome-unblinded estimation, investigators should report diagnostics for the treatment, censoring, and missingness mechanisms that support identification and estimator stability. These include propensity-score overlap, distributions of treatment and censoring weights, effective sample size, covariate balance before and after weighting, and prespecified thresholds for unacceptable positivity or weight instability. IPTW weights </w:t>
      </w:r>
      <w:r>
        <w:lastRenderedPageBreak/>
        <w:t xml:space="preserve">are stabilised by default in cleanTMLE; effective sample size is reported using the Kish formula on the stabilised weights so that ESS is comparable across truncation candidates and across the treatment- and censoring-weight passes. Extreme observations are listed via </w:t>
      </w:r>
      <w:r>
        <w:rPr>
          <w:rStyle w:val="VerbatimChar"/>
        </w:rPr>
        <w:t>extreme_weights()</w:t>
      </w:r>
      <w:r>
        <w:t xml:space="preserve"> so the top-percentile units are visible alongside the summary distribution.</w:t>
      </w:r>
    </w:p>
    <w:p w14:paraId="24379591" w14:textId="77777777" w:rsidR="00FD4489" w:rsidRDefault="00000000">
      <w:pPr>
        <w:pStyle w:val="BodyText"/>
      </w:pPr>
      <w:r>
        <w:t>For covariate balance, the recommended display is a three-way Love plot showing absolute standardised mean differences in the unweighted cohort, after matching, and after stabilised IPTW (</w:t>
      </w:r>
      <w:r>
        <w:rPr>
          <w:rStyle w:val="VerbatimChar"/>
        </w:rPr>
        <w:t>love_plot_threeway()</w:t>
      </w:r>
      <w:r>
        <w:t xml:space="preserve"> consumes a lock and the matched / IPTW weights). Plotting the three on a single axis makes it visible which covariates remain imbalanced under which weighting strategy and supports the estimator-vs-estimand distinction recorded in the candidate lock. When competing events are present, cumulative incidence for the event of interest, the competing event, and the composite event should be reported together, with internal checks that component risks are coherent with the composite risk. The package supports these checks via </w:t>
      </w:r>
      <w:r>
        <w:rPr>
          <w:rStyle w:val="VerbatimChar"/>
        </w:rPr>
        <w:t>clean_weight_diagnostics()</w:t>
      </w:r>
      <w:r>
        <w:t xml:space="preserve"> for treatment and censoring weights, and </w:t>
      </w:r>
      <w:r>
        <w:rPr>
          <w:rStyle w:val="VerbatimChar"/>
        </w:rPr>
        <w:t>clean_check_event_processes()</w:t>
      </w:r>
      <w:r>
        <w:t xml:space="preserve"> for component-vs-composite coherence. Applied to a worked event-process table with the event-of-interest, competing, and composite risks at three follow-up times, the coherence check flags each row that violates additivity:</w:t>
      </w:r>
    </w:p>
    <w:p w14:paraId="0371A6FC" w14:textId="77777777" w:rsidR="00FD4489" w:rsidRDefault="00000000">
      <w:pPr>
        <w:pStyle w:val="SourceCode"/>
      </w:pPr>
      <w:r>
        <w:rPr>
          <w:rStyle w:val="VerbatimChar"/>
        </w:rPr>
        <w:t>R&gt;    time_point event_of_interest_risk competing_event_risk composite_risk</w:t>
      </w:r>
      <w:r>
        <w:br/>
      </w:r>
      <w:r>
        <w:rPr>
          <w:rStyle w:val="VerbatimChar"/>
        </w:rPr>
        <w:t>R&gt;  1         30                  0.012                0.006          0.018</w:t>
      </w:r>
      <w:r>
        <w:br/>
      </w:r>
      <w:r>
        <w:rPr>
          <w:rStyle w:val="VerbatimChar"/>
        </w:rPr>
        <w:t>R&gt;  2         90                  0.024                0.015          0.039</w:t>
      </w:r>
      <w:r>
        <w:br/>
      </w:r>
      <w:r>
        <w:rPr>
          <w:rStyle w:val="VerbatimChar"/>
        </w:rPr>
        <w:t>R&gt;  3        180                  0.051                0.038          0.089</w:t>
      </w:r>
      <w:r>
        <w:br/>
      </w:r>
      <w:r>
        <w:rPr>
          <w:rStyle w:val="VerbatimChar"/>
        </w:rPr>
        <w:t>R&gt;    component_sum  discrepancy flag</w:t>
      </w:r>
      <w:r>
        <w:br/>
      </w:r>
      <w:r>
        <w:rPr>
          <w:rStyle w:val="VerbatimChar"/>
        </w:rPr>
        <w:t>R&gt;  1         0.018 3.469447e-18   OK</w:t>
      </w:r>
      <w:r>
        <w:br/>
      </w:r>
      <w:r>
        <w:rPr>
          <w:rStyle w:val="VerbatimChar"/>
        </w:rPr>
        <w:t>R&gt;  2         0.039 0.000000e+00   OK</w:t>
      </w:r>
      <w:r>
        <w:br/>
      </w:r>
      <w:r>
        <w:rPr>
          <w:rStyle w:val="VerbatimChar"/>
        </w:rPr>
        <w:t>R&gt;  3         0.089 0.000000e+00   OK</w:t>
      </w:r>
    </w:p>
    <w:p w14:paraId="3A1FB3B7" w14:textId="77777777" w:rsidR="00FD4489" w:rsidRDefault="00000000">
      <w:pPr>
        <w:pStyle w:val="Heading2"/>
      </w:pPr>
      <w:bookmarkStart w:id="77" w:name="Xf50b5df1c7478f84a38ff2d616f12345ba7582f"/>
      <w:bookmarkEnd w:id="76"/>
      <w:r>
        <w:t>7.5 Reporting cumulative risks rather than hazard ratios</w:t>
      </w:r>
    </w:p>
    <w:p w14:paraId="6D3E46B9" w14:textId="77777777" w:rsidR="00FD4489" w:rsidRDefault="00000000">
      <w:pPr>
        <w:pStyle w:val="FirstParagraph"/>
      </w:pPr>
      <w:r>
        <w:t xml:space="preserve">Cumulative risks, risk differences, and risk ratios at clinically meaningful time points are more directly aligned with counterfactual estimands in many RWE settings: each corresponds to a contrast of counterfactual risks at a clinically interpretable horizon, with no implicit averaging across a follow-up window during which the hazard ratio may not be constant. Hazard ratios should be treated as secondary unless the estimand is explicitly defined on the hazard scale and a proportional-hazards interpretation is scientifically justified for the question at hand. cleanTMLE reflects this ordering: </w:t>
      </w:r>
      <w:r>
        <w:rPr>
          <w:rStyle w:val="VerbatimChar"/>
        </w:rPr>
        <w:t>clean_risk_report_table()</w:t>
      </w:r>
      <w:r>
        <w:t xml:space="preserve"> produces a single structured table of cumulative risks, contrasts, and event counts at the prespecified follow-up time, and hazard-ratio helpers are provided only as secondary analyses with an explicit hazard-scale estimand declaration.</w:t>
      </w:r>
    </w:p>
    <w:p w14:paraId="092C1FD8" w14:textId="77777777" w:rsidR="00FD4489" w:rsidRDefault="00000000">
      <w:pPr>
        <w:pStyle w:val="Heading1"/>
      </w:pPr>
      <w:bookmarkStart w:id="78" w:name="sec-simulation"/>
      <w:bookmarkEnd w:id="72"/>
      <w:bookmarkEnd w:id="77"/>
      <w:r>
        <w:lastRenderedPageBreak/>
        <w:t>8. Simulation Study</w:t>
      </w:r>
    </w:p>
    <w:p w14:paraId="7CCE6606" w14:textId="77777777" w:rsidR="00FD4489" w:rsidRDefault="00000000">
      <w:pPr>
        <w:pStyle w:val="Heading2"/>
      </w:pPr>
      <w:bookmarkStart w:id="79" w:name="design"/>
      <w:r>
        <w:t>8.1 Design</w:t>
      </w:r>
    </w:p>
    <w:p w14:paraId="152CFC1A" w14:textId="77777777" w:rsidR="00FD4489" w:rsidRDefault="00000000">
      <w:pPr>
        <w:pStyle w:val="FirstParagraph"/>
      </w:pPr>
      <w:r>
        <w:t xml:space="preserve">We run a Monte Carlo simulation with </w:t>
      </w:r>
      <m:oMath>
        <m:r>
          <w:rPr>
            <w:rFonts w:ascii="Cambria Math" w:hAnsi="Cambria Math"/>
          </w:rPr>
          <m:t>N</m:t>
        </m:r>
        <m:r>
          <m:rPr>
            <m:sty m:val="p"/>
          </m:rPr>
          <w:rPr>
            <w:rFonts w:ascii="Cambria Math" w:hAnsi="Cambria Math"/>
          </w:rPr>
          <m:t>=</m:t>
        </m:r>
        <m:r>
          <w:rPr>
            <w:rFonts w:ascii="Cambria Math" w:hAnsi="Cambria Math"/>
          </w:rPr>
          <m:t>2000</m:t>
        </m:r>
      </m:oMath>
      <w:r>
        <w:t xml:space="preserve"> observations per replicate. Six estimators are compared:</w:t>
      </w:r>
    </w:p>
    <w:p w14:paraId="79D03819" w14:textId="77777777" w:rsidR="00FD4489" w:rsidRDefault="00000000">
      <w:pPr>
        <w:pStyle w:val="Compact"/>
        <w:numPr>
          <w:ilvl w:val="0"/>
          <w:numId w:val="5"/>
        </w:numPr>
      </w:pPr>
      <w:r>
        <w:rPr>
          <w:b/>
          <w:bCs/>
        </w:rPr>
        <w:t>Crude:</w:t>
      </w:r>
      <w:r>
        <w:t xml:space="preserve"> unadjusted risk difference.</w:t>
      </w:r>
    </w:p>
    <w:p w14:paraId="4405224D" w14:textId="77777777" w:rsidR="00FD4489" w:rsidRDefault="00000000">
      <w:pPr>
        <w:pStyle w:val="Compact"/>
        <w:numPr>
          <w:ilvl w:val="0"/>
          <w:numId w:val="5"/>
        </w:numPr>
      </w:pPr>
      <w:r>
        <w:rPr>
          <w:b/>
          <w:bCs/>
        </w:rPr>
        <w:t>IPTW:</w:t>
      </w:r>
      <w:r>
        <w:t xml:space="preserve"> stabilised inverse-probability-of-treatment weighting.</w:t>
      </w:r>
    </w:p>
    <w:p w14:paraId="1401AA55" w14:textId="77777777" w:rsidR="00FD4489" w:rsidRDefault="00000000">
      <w:pPr>
        <w:pStyle w:val="Compact"/>
        <w:numPr>
          <w:ilvl w:val="0"/>
          <w:numId w:val="5"/>
        </w:numPr>
      </w:pPr>
      <w:r>
        <w:rPr>
          <w:b/>
          <w:bCs/>
        </w:rPr>
        <w:t>PS Match:</w:t>
      </w:r>
      <w:r>
        <w:t xml:space="preserve"> 1:1 nearest-neighbour propensity-score matching.</w:t>
      </w:r>
    </w:p>
    <w:p w14:paraId="1EF047DD" w14:textId="77777777" w:rsidR="00FD4489" w:rsidRDefault="00000000">
      <w:pPr>
        <w:pStyle w:val="Compact"/>
        <w:numPr>
          <w:ilvl w:val="0"/>
          <w:numId w:val="5"/>
        </w:numPr>
      </w:pPr>
      <w:r>
        <w:rPr>
          <w:b/>
          <w:bCs/>
        </w:rPr>
        <w:t>TMLE:</w:t>
      </w:r>
      <w:r>
        <w:t xml:space="preserve"> TMLE with the plasmode-selected specification, no cross-fitting.</w:t>
      </w:r>
    </w:p>
    <w:p w14:paraId="0301999E" w14:textId="77777777" w:rsidR="00FD4489" w:rsidRDefault="00000000">
      <w:pPr>
        <w:pStyle w:val="Compact"/>
        <w:numPr>
          <w:ilvl w:val="0"/>
          <w:numId w:val="5"/>
        </w:numPr>
      </w:pPr>
      <w:r>
        <w:rPr>
          <w:b/>
          <w:bCs/>
        </w:rPr>
        <w:t>TMLE_CF (CV-TMLE):</w:t>
      </w:r>
      <w:r>
        <w:t xml:space="preserve"> cross-validated TMLE with two folds. We use the names “cross-validated TMLE” and “cross-fitted TMLE” interchangeably; both describe the sample-split estimator of Zheng and Laan (2011) and Chernozhukov et al. (2018) in which the nuisance fits are made on data held out from the targeting step.</w:t>
      </w:r>
    </w:p>
    <w:p w14:paraId="6F6EFBF1" w14:textId="77777777" w:rsidR="00FD4489" w:rsidRDefault="00000000">
      <w:pPr>
        <w:pStyle w:val="Compact"/>
        <w:numPr>
          <w:ilvl w:val="0"/>
          <w:numId w:val="5"/>
        </w:numPr>
      </w:pPr>
      <w:r>
        <w:rPr>
          <w:b/>
          <w:bCs/>
        </w:rPr>
        <w:t>Match_TMLE:</w:t>
      </w:r>
      <w:r>
        <w:t xml:space="preserve"> TMLE on the propensity-matched subset.</w:t>
      </w:r>
    </w:p>
    <w:p w14:paraId="0FC43994" w14:textId="77777777" w:rsidR="00FD4489" w:rsidRDefault="00000000">
      <w:pPr>
        <w:pStyle w:val="FirstParagraph"/>
      </w:pPr>
      <w:r>
        <w:t>Three scenarios are run:</w:t>
      </w:r>
    </w:p>
    <w:p w14:paraId="75E191E4" w14:textId="77777777" w:rsidR="00FD4489" w:rsidRDefault="00000000">
      <w:pPr>
        <w:pStyle w:val="Compact"/>
        <w:numPr>
          <w:ilvl w:val="0"/>
          <w:numId w:val="6"/>
        </w:numPr>
      </w:pPr>
      <w:r>
        <w:rPr>
          <w:b/>
          <w:bCs/>
        </w:rPr>
        <w:t>A. Good overlap.</w:t>
      </w:r>
      <w:r>
        <w:t xml:space="preserve"> </w:t>
      </w:r>
      <w:r>
        <w:rPr>
          <w:rStyle w:val="VerbatimChar"/>
        </w:rPr>
        <w:t>overlap_strength = 0.5</w:t>
      </w:r>
      <w:r>
        <w:t xml:space="preserve">, no unmeasured confounding. Propensity scores stay inside </w:t>
      </w:r>
      <m:oMath>
        <m:d>
          <m:dPr>
            <m:begChr m:val="["/>
            <m:endChr m:val="]"/>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0.8</m:t>
            </m:r>
          </m:e>
        </m:d>
      </m:oMath>
      <w:r>
        <w:t>.</w:t>
      </w:r>
    </w:p>
    <w:p w14:paraId="69A6E1B2" w14:textId="77777777" w:rsidR="00FD4489" w:rsidRDefault="00000000">
      <w:pPr>
        <w:pStyle w:val="Compact"/>
        <w:numPr>
          <w:ilvl w:val="0"/>
          <w:numId w:val="6"/>
        </w:numPr>
      </w:pPr>
      <w:r>
        <w:rPr>
          <w:b/>
          <w:bCs/>
        </w:rPr>
        <w:t>B. Marginal overlap.</w:t>
      </w:r>
      <w:r>
        <w:t xml:space="preserve"> </w:t>
      </w:r>
      <w:r>
        <w:rPr>
          <w:rStyle w:val="VerbatimChar"/>
        </w:rPr>
        <w:t>overlap_strength = 1.5</w:t>
      </w:r>
      <w:r>
        <w:t xml:space="preserve">, no unmeasured confounding. Propensity scores reach </w:t>
      </w:r>
      <m:oMath>
        <m:d>
          <m:dPr>
            <m:begChr m:val="["/>
            <m:endChr m:val="]"/>
            <m:ctrlPr>
              <w:rPr>
                <w:rFonts w:ascii="Cambria Math" w:hAnsi="Cambria Math"/>
              </w:rPr>
            </m:ctrlPr>
          </m:dPr>
          <m:e>
            <m:r>
              <w:rPr>
                <w:rFonts w:ascii="Cambria Math" w:hAnsi="Cambria Math"/>
              </w:rPr>
              <m:t>0.04</m:t>
            </m:r>
            <m:r>
              <m:rPr>
                <m:sty m:val="p"/>
              </m:rPr>
              <w:rPr>
                <w:rFonts w:ascii="Cambria Math" w:hAnsi="Cambria Math"/>
              </w:rPr>
              <m:t>,</m:t>
            </m:r>
            <m:r>
              <w:rPr>
                <w:rFonts w:ascii="Cambria Math" w:hAnsi="Cambria Math"/>
              </w:rPr>
              <m:t>0.99</m:t>
            </m:r>
          </m:e>
        </m:d>
      </m:oMath>
      <w:r>
        <w:t>.</w:t>
      </w:r>
    </w:p>
    <w:p w14:paraId="422D4BE5" w14:textId="77777777" w:rsidR="00FD4489" w:rsidRDefault="00000000">
      <w:pPr>
        <w:pStyle w:val="Compact"/>
        <w:numPr>
          <w:ilvl w:val="0"/>
          <w:numId w:val="6"/>
        </w:numPr>
      </w:pPr>
      <w:r>
        <w:rPr>
          <w:b/>
          <w:bCs/>
        </w:rPr>
        <w:t>C. Unmeasured confounding.</w:t>
      </w:r>
      <w:r>
        <w:t xml:space="preserve"> </w:t>
      </w:r>
      <w:r>
        <w:rPr>
          <w:rStyle w:val="VerbatimChar"/>
        </w:rPr>
        <w:t>overlap_strength = 0.5</w:t>
      </w:r>
      <w:r>
        <w:t xml:space="preserve">, plus a binary </w:t>
      </w:r>
      <m:oMath>
        <m:r>
          <w:rPr>
            <w:rFonts w:ascii="Cambria Math" w:hAnsi="Cambria Math"/>
          </w:rPr>
          <m:t>U</m:t>
        </m:r>
      </m:oMath>
      <w:r>
        <w:t xml:space="preserve"> with prevalence 0.20 and odds ratios 2.0 for both </w:t>
      </w:r>
      <m:oMath>
        <m:r>
          <w:rPr>
            <w:rFonts w:ascii="Cambria Math" w:hAnsi="Cambria Math"/>
          </w:rPr>
          <m:t>A</m:t>
        </m:r>
      </m:oMath>
      <w:r>
        <w:t xml:space="preserve"> and </w:t>
      </w:r>
      <m:oMath>
        <m:r>
          <w:rPr>
            <w:rFonts w:ascii="Cambria Math" w:hAnsi="Cambria Math"/>
          </w:rPr>
          <m:t>Y</m:t>
        </m:r>
      </m:oMath>
      <w:r>
        <w:t xml:space="preserve">. The analyst’s covariate set excludes </w:t>
      </w:r>
      <m:oMath>
        <m:r>
          <w:rPr>
            <w:rFonts w:ascii="Cambria Math" w:hAnsi="Cambria Math"/>
          </w:rPr>
          <m:t>U</m:t>
        </m:r>
      </m:oMath>
      <w:r>
        <w:t>.</w:t>
      </w:r>
    </w:p>
    <w:p w14:paraId="5EC56F0D" w14:textId="77777777" w:rsidR="00FD4489" w:rsidRDefault="00000000">
      <w:pPr>
        <w:pStyle w:val="FirstParagraph"/>
      </w:pPr>
      <w:r>
        <w:t xml:space="preserve">For each scenario the DQ stress test is run on three covariate- missingness fractions (0.05, 0.10, 0.20); a </w:t>
      </w:r>
      <m:oMath>
        <m:r>
          <w:rPr>
            <w:rFonts w:ascii="Cambria Math" w:hAnsi="Cambria Math"/>
          </w:rPr>
          <m:t>2</m:t>
        </m:r>
        <m:r>
          <m:rPr>
            <m:sty m:val="p"/>
          </m:rPr>
          <w:rPr>
            <w:rFonts w:ascii="Cambria Math" w:hAnsi="Cambria Math"/>
          </w:rPr>
          <m:t>×</m:t>
        </m:r>
        <m:r>
          <w:rPr>
            <w:rFonts w:ascii="Cambria Math" w:hAnsi="Cambria Math"/>
          </w:rPr>
          <m:t>2</m:t>
        </m:r>
      </m:oMath>
      <w:r>
        <w:t xml:space="preserve"> grid of treatment-ascertainment sensitivity (0.95, 0.90) by specificity (0.99, 0.95), giving four asymmetric (sens, spec) cells; the same </w:t>
      </w:r>
      <m:oMath>
        <m:r>
          <w:rPr>
            <w:rFonts w:ascii="Cambria Math" w:hAnsi="Cambria Math"/>
          </w:rPr>
          <m:t>2</m:t>
        </m:r>
        <m:r>
          <m:rPr>
            <m:sty m:val="p"/>
          </m:rPr>
          <w:rPr>
            <w:rFonts w:ascii="Cambria Math" w:hAnsi="Cambria Math"/>
          </w:rPr>
          <m:t>×</m:t>
        </m:r>
        <m:r>
          <w:rPr>
            <w:rFonts w:ascii="Cambria Math" w:hAnsi="Cambria Math"/>
          </w:rPr>
          <m:t>2</m:t>
        </m:r>
      </m:oMath>
      <w:r>
        <w:t xml:space="preserve"> grid for outcome ascertainment; and a </w:t>
      </w:r>
      <m:oMath>
        <m:r>
          <w:rPr>
            <w:rFonts w:ascii="Cambria Math" w:hAnsi="Cambria Math"/>
          </w:rPr>
          <m:t>2</m:t>
        </m:r>
        <m:r>
          <m:rPr>
            <m:sty m:val="p"/>
          </m:rPr>
          <w:rPr>
            <w:rFonts w:ascii="Cambria Math" w:hAnsi="Cambria Math"/>
          </w:rPr>
          <m:t>×</m:t>
        </m:r>
        <m:r>
          <w:rPr>
            <w:rFonts w:ascii="Cambria Math" w:hAnsi="Cambria Math"/>
          </w:rPr>
          <m:t>2</m:t>
        </m:r>
      </m:oMath>
      <w:r>
        <w:t xml:space="preserve"> grid of unmeasured-confounder strengths (</w:t>
      </w:r>
      <m:oMath>
        <m:sSub>
          <m:sSubPr>
            <m:ctrlPr>
              <w:rPr>
                <w:rFonts w:ascii="Cambria Math" w:hAnsi="Cambria Math"/>
              </w:rPr>
            </m:ctrlPr>
          </m:sSubPr>
          <m:e>
            <m:r>
              <m:rPr>
                <m:nor/>
              </m:rPr>
              <m:t>OR</m:t>
            </m:r>
          </m:e>
          <m:sub>
            <m:r>
              <w:rPr>
                <w:rFonts w:ascii="Cambria Math" w:hAnsi="Cambria Math"/>
              </w:rPr>
              <m:t>A</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by </w:t>
      </w:r>
      <m:oMath>
        <m:sSub>
          <m:sSubPr>
            <m:ctrlPr>
              <w:rPr>
                <w:rFonts w:ascii="Cambria Math" w:hAnsi="Cambria Math"/>
              </w:rPr>
            </m:ctrlPr>
          </m:sSubPr>
          <m:e>
            <m:r>
              <m:rPr>
                <m:nor/>
              </m:rPr>
              <m:t>OR</m:t>
            </m:r>
          </m:e>
          <m:sub>
            <m:r>
              <w:rPr>
                <w:rFonts w:ascii="Cambria Math" w:hAnsi="Cambria Math"/>
              </w:rPr>
              <m:t>Y</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with </w:t>
      </w:r>
      <m:oMath>
        <m:r>
          <w:rPr>
            <w:rFonts w:ascii="Cambria Math" w:hAnsi="Cambria Math"/>
          </w:rPr>
          <m:t>U</m:t>
        </m:r>
      </m:oMath>
      <w:r>
        <w:t xml:space="preserve"> prevalence fixed at 0.20). Across the four threats this yields fifteen scenario × severity cells per Monte Carlo scenario.</w:t>
      </w:r>
    </w:p>
    <w:p w14:paraId="57421DEA" w14:textId="77777777" w:rsidR="00FD4489" w:rsidRDefault="00000000">
      <w:pPr>
        <w:pStyle w:val="Heading2"/>
      </w:pPr>
      <w:bookmarkStart w:id="80" w:name="monte-carlo-results"/>
      <w:bookmarkEnd w:id="79"/>
      <w:r>
        <w:t>8.2 Monte Carlo results</w:t>
      </w:r>
    </w:p>
    <w:p w14:paraId="1E826BD5" w14:textId="77777777" w:rsidR="00FD4489" w:rsidRDefault="00000000">
      <w:pPr>
        <w:pStyle w:val="Heading3"/>
      </w:pPr>
      <w:bookmarkStart w:id="81" w:name="scenario-a-good-overlap-true-rd--0.02979"/>
      <w:r>
        <w:t>8.2.1 Scenario A: Good Overlap (true RD = -0.02979)</w:t>
      </w:r>
    </w:p>
    <w:p w14:paraId="0C6F8B58" w14:textId="77777777" w:rsidR="00FD4489" w:rsidRDefault="00000000">
      <w:pPr>
        <w:pStyle w:val="TableCaption"/>
      </w:pPr>
      <w:r>
        <w:t>Scenario A: Good Overlap</w:t>
      </w:r>
    </w:p>
    <w:tbl>
      <w:tblPr>
        <w:tblStyle w:val="Table"/>
        <w:tblW w:w="5000" w:type="pct"/>
        <w:tblLayout w:type="fixed"/>
        <w:tblLook w:val="0020" w:firstRow="1" w:lastRow="0" w:firstColumn="0" w:lastColumn="0" w:noHBand="0" w:noVBand="0"/>
      </w:tblPr>
      <w:tblGrid>
        <w:gridCol w:w="985"/>
        <w:gridCol w:w="448"/>
        <w:gridCol w:w="806"/>
        <w:gridCol w:w="805"/>
        <w:gridCol w:w="805"/>
        <w:gridCol w:w="716"/>
        <w:gridCol w:w="716"/>
        <w:gridCol w:w="1074"/>
        <w:gridCol w:w="716"/>
        <w:gridCol w:w="805"/>
        <w:gridCol w:w="895"/>
        <w:gridCol w:w="805"/>
      </w:tblGrid>
      <w:tr w:rsidR="00FD4489" w14:paraId="23B21B9E"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814" w:type="dxa"/>
          </w:tcPr>
          <w:p w14:paraId="2E4174F4" w14:textId="77777777" w:rsidR="00FD4489" w:rsidRDefault="00000000">
            <w:pPr>
              <w:pStyle w:val="Compact"/>
            </w:pPr>
            <w:r>
              <w:t>method</w:t>
            </w:r>
          </w:p>
        </w:tc>
        <w:tc>
          <w:tcPr>
            <w:tcW w:w="370" w:type="dxa"/>
          </w:tcPr>
          <w:p w14:paraId="20308125" w14:textId="77777777" w:rsidR="00FD4489" w:rsidRDefault="00000000">
            <w:pPr>
              <w:pStyle w:val="Compact"/>
              <w:jc w:val="right"/>
            </w:pPr>
            <w:r>
              <w:t>n_ok</w:t>
            </w:r>
          </w:p>
        </w:tc>
        <w:tc>
          <w:tcPr>
            <w:tcW w:w="666" w:type="dxa"/>
          </w:tcPr>
          <w:p w14:paraId="7FD72D5F" w14:textId="77777777" w:rsidR="00FD4489" w:rsidRDefault="00000000">
            <w:pPr>
              <w:pStyle w:val="Compact"/>
              <w:jc w:val="right"/>
            </w:pPr>
            <w:r>
              <w:t>mean_est</w:t>
            </w:r>
          </w:p>
        </w:tc>
        <w:tc>
          <w:tcPr>
            <w:tcW w:w="666" w:type="dxa"/>
          </w:tcPr>
          <w:p w14:paraId="7CF499E8" w14:textId="77777777" w:rsidR="00FD4489" w:rsidRDefault="00000000">
            <w:pPr>
              <w:pStyle w:val="Compact"/>
              <w:jc w:val="right"/>
            </w:pPr>
            <w:r>
              <w:t>bias</w:t>
            </w:r>
          </w:p>
        </w:tc>
        <w:tc>
          <w:tcPr>
            <w:tcW w:w="666" w:type="dxa"/>
          </w:tcPr>
          <w:p w14:paraId="4EC157FC" w14:textId="77777777" w:rsidR="00FD4489" w:rsidRDefault="00000000">
            <w:pPr>
              <w:pStyle w:val="Compact"/>
              <w:jc w:val="right"/>
            </w:pPr>
            <w:r>
              <w:t>abs_bias</w:t>
            </w:r>
          </w:p>
        </w:tc>
        <w:tc>
          <w:tcPr>
            <w:tcW w:w="592" w:type="dxa"/>
          </w:tcPr>
          <w:p w14:paraId="6A593E61" w14:textId="77777777" w:rsidR="00FD4489" w:rsidRDefault="00000000">
            <w:pPr>
              <w:pStyle w:val="Compact"/>
              <w:jc w:val="right"/>
            </w:pPr>
            <w:r>
              <w:t>emp_sd</w:t>
            </w:r>
          </w:p>
        </w:tc>
        <w:tc>
          <w:tcPr>
            <w:tcW w:w="592" w:type="dxa"/>
          </w:tcPr>
          <w:p w14:paraId="7CBAF54A" w14:textId="77777777" w:rsidR="00FD4489" w:rsidRDefault="00000000">
            <w:pPr>
              <w:pStyle w:val="Compact"/>
              <w:jc w:val="right"/>
            </w:pPr>
            <w:r>
              <w:t>mean_se</w:t>
            </w:r>
          </w:p>
        </w:tc>
        <w:tc>
          <w:tcPr>
            <w:tcW w:w="888" w:type="dxa"/>
          </w:tcPr>
          <w:p w14:paraId="2B6100DC" w14:textId="77777777" w:rsidR="00FD4489" w:rsidRDefault="00000000">
            <w:pPr>
              <w:pStyle w:val="Compact"/>
              <w:jc w:val="right"/>
            </w:pPr>
            <w:r>
              <w:t>se_sd_ratio</w:t>
            </w:r>
          </w:p>
        </w:tc>
        <w:tc>
          <w:tcPr>
            <w:tcW w:w="592" w:type="dxa"/>
          </w:tcPr>
          <w:p w14:paraId="436ABDD5" w14:textId="77777777" w:rsidR="00FD4489" w:rsidRDefault="00000000">
            <w:pPr>
              <w:pStyle w:val="Compact"/>
              <w:jc w:val="right"/>
            </w:pPr>
            <w:r>
              <w:t>rmse</w:t>
            </w:r>
          </w:p>
        </w:tc>
        <w:tc>
          <w:tcPr>
            <w:tcW w:w="666" w:type="dxa"/>
          </w:tcPr>
          <w:p w14:paraId="710159E9" w14:textId="77777777" w:rsidR="00FD4489" w:rsidRDefault="00000000">
            <w:pPr>
              <w:pStyle w:val="Compact"/>
              <w:jc w:val="right"/>
            </w:pPr>
            <w:r>
              <w:t>coverage</w:t>
            </w:r>
          </w:p>
        </w:tc>
        <w:tc>
          <w:tcPr>
            <w:tcW w:w="740" w:type="dxa"/>
          </w:tcPr>
          <w:p w14:paraId="5BE32F10" w14:textId="77777777" w:rsidR="00FD4489" w:rsidRDefault="00000000">
            <w:pPr>
              <w:pStyle w:val="Compact"/>
              <w:jc w:val="right"/>
            </w:pPr>
            <w:r>
              <w:t>mc_se_cov</w:t>
            </w:r>
          </w:p>
        </w:tc>
        <w:tc>
          <w:tcPr>
            <w:tcW w:w="666" w:type="dxa"/>
          </w:tcPr>
          <w:p w14:paraId="3591568C" w14:textId="77777777" w:rsidR="00FD4489" w:rsidRDefault="00000000">
            <w:pPr>
              <w:pStyle w:val="Compact"/>
              <w:jc w:val="right"/>
            </w:pPr>
            <w:r>
              <w:t>ci_width</w:t>
            </w:r>
          </w:p>
        </w:tc>
      </w:tr>
      <w:tr w:rsidR="00FD4489" w14:paraId="1C2D13D4" w14:textId="77777777">
        <w:tc>
          <w:tcPr>
            <w:tcW w:w="814" w:type="dxa"/>
          </w:tcPr>
          <w:p w14:paraId="02DA3F50" w14:textId="77777777" w:rsidR="00FD4489" w:rsidRDefault="00000000">
            <w:pPr>
              <w:pStyle w:val="Compact"/>
            </w:pPr>
            <w:r>
              <w:t>Crude</w:t>
            </w:r>
          </w:p>
        </w:tc>
        <w:tc>
          <w:tcPr>
            <w:tcW w:w="370" w:type="dxa"/>
          </w:tcPr>
          <w:p w14:paraId="09BB9B69" w14:textId="77777777" w:rsidR="00FD4489" w:rsidRDefault="00000000">
            <w:pPr>
              <w:pStyle w:val="Compact"/>
              <w:jc w:val="right"/>
            </w:pPr>
            <w:r>
              <w:t>2</w:t>
            </w:r>
            <w:r>
              <w:lastRenderedPageBreak/>
              <w:t>00</w:t>
            </w:r>
          </w:p>
        </w:tc>
        <w:tc>
          <w:tcPr>
            <w:tcW w:w="666" w:type="dxa"/>
          </w:tcPr>
          <w:p w14:paraId="7D45B939" w14:textId="77777777" w:rsidR="00FD4489" w:rsidRDefault="00000000">
            <w:pPr>
              <w:pStyle w:val="Compact"/>
              <w:jc w:val="right"/>
            </w:pPr>
            <w:r>
              <w:lastRenderedPageBreak/>
              <w:t>-</w:t>
            </w:r>
            <w:r>
              <w:lastRenderedPageBreak/>
              <w:t>0.01763</w:t>
            </w:r>
          </w:p>
        </w:tc>
        <w:tc>
          <w:tcPr>
            <w:tcW w:w="666" w:type="dxa"/>
          </w:tcPr>
          <w:p w14:paraId="76DFCBBC" w14:textId="77777777" w:rsidR="00FD4489" w:rsidRDefault="00000000">
            <w:pPr>
              <w:pStyle w:val="Compact"/>
              <w:jc w:val="right"/>
            </w:pPr>
            <w:r>
              <w:lastRenderedPageBreak/>
              <w:t>0.012</w:t>
            </w:r>
            <w:r>
              <w:lastRenderedPageBreak/>
              <w:t>16</w:t>
            </w:r>
          </w:p>
        </w:tc>
        <w:tc>
          <w:tcPr>
            <w:tcW w:w="666" w:type="dxa"/>
          </w:tcPr>
          <w:p w14:paraId="0297EEF3" w14:textId="77777777" w:rsidR="00FD4489" w:rsidRDefault="00000000">
            <w:pPr>
              <w:pStyle w:val="Compact"/>
              <w:jc w:val="right"/>
            </w:pPr>
            <w:r>
              <w:lastRenderedPageBreak/>
              <w:t>0.012</w:t>
            </w:r>
            <w:r>
              <w:lastRenderedPageBreak/>
              <w:t>16</w:t>
            </w:r>
          </w:p>
        </w:tc>
        <w:tc>
          <w:tcPr>
            <w:tcW w:w="592" w:type="dxa"/>
          </w:tcPr>
          <w:p w14:paraId="19B6994D" w14:textId="77777777" w:rsidR="00FD4489" w:rsidRDefault="00000000">
            <w:pPr>
              <w:pStyle w:val="Compact"/>
              <w:jc w:val="right"/>
            </w:pPr>
            <w:r>
              <w:lastRenderedPageBreak/>
              <w:t>0.01</w:t>
            </w:r>
            <w:r>
              <w:lastRenderedPageBreak/>
              <w:t>382</w:t>
            </w:r>
          </w:p>
        </w:tc>
        <w:tc>
          <w:tcPr>
            <w:tcW w:w="592" w:type="dxa"/>
          </w:tcPr>
          <w:p w14:paraId="0D23DB39" w14:textId="77777777" w:rsidR="00FD4489" w:rsidRDefault="00000000">
            <w:pPr>
              <w:pStyle w:val="Compact"/>
              <w:jc w:val="right"/>
            </w:pPr>
            <w:r>
              <w:lastRenderedPageBreak/>
              <w:t>0.01</w:t>
            </w:r>
            <w:r>
              <w:lastRenderedPageBreak/>
              <w:t>348</w:t>
            </w:r>
          </w:p>
        </w:tc>
        <w:tc>
          <w:tcPr>
            <w:tcW w:w="888" w:type="dxa"/>
          </w:tcPr>
          <w:p w14:paraId="339DBF52" w14:textId="77777777" w:rsidR="00FD4489" w:rsidRDefault="00000000">
            <w:pPr>
              <w:pStyle w:val="Compact"/>
              <w:jc w:val="right"/>
            </w:pPr>
            <w:r>
              <w:lastRenderedPageBreak/>
              <w:t>0.975</w:t>
            </w:r>
          </w:p>
        </w:tc>
        <w:tc>
          <w:tcPr>
            <w:tcW w:w="592" w:type="dxa"/>
          </w:tcPr>
          <w:p w14:paraId="45C18DAC" w14:textId="77777777" w:rsidR="00FD4489" w:rsidRDefault="00000000">
            <w:pPr>
              <w:pStyle w:val="Compact"/>
              <w:jc w:val="right"/>
            </w:pPr>
            <w:r>
              <w:t>0.01</w:t>
            </w:r>
            <w:r>
              <w:lastRenderedPageBreak/>
              <w:t>839</w:t>
            </w:r>
          </w:p>
        </w:tc>
        <w:tc>
          <w:tcPr>
            <w:tcW w:w="666" w:type="dxa"/>
          </w:tcPr>
          <w:p w14:paraId="2D64D401" w14:textId="77777777" w:rsidR="00FD4489" w:rsidRDefault="00000000">
            <w:pPr>
              <w:pStyle w:val="Compact"/>
              <w:jc w:val="right"/>
            </w:pPr>
            <w:r>
              <w:lastRenderedPageBreak/>
              <w:t>0.850</w:t>
            </w:r>
          </w:p>
        </w:tc>
        <w:tc>
          <w:tcPr>
            <w:tcW w:w="740" w:type="dxa"/>
          </w:tcPr>
          <w:p w14:paraId="10260002" w14:textId="77777777" w:rsidR="00FD4489" w:rsidRDefault="00000000">
            <w:pPr>
              <w:pStyle w:val="Compact"/>
              <w:jc w:val="right"/>
            </w:pPr>
            <w:r>
              <w:t>0.025</w:t>
            </w:r>
            <w:r>
              <w:lastRenderedPageBreak/>
              <w:t>2</w:t>
            </w:r>
          </w:p>
        </w:tc>
        <w:tc>
          <w:tcPr>
            <w:tcW w:w="666" w:type="dxa"/>
          </w:tcPr>
          <w:p w14:paraId="1CDB17CF" w14:textId="77777777" w:rsidR="00FD4489" w:rsidRDefault="00000000">
            <w:pPr>
              <w:pStyle w:val="Compact"/>
              <w:jc w:val="right"/>
            </w:pPr>
            <w:r>
              <w:lastRenderedPageBreak/>
              <w:t>NA</w:t>
            </w:r>
          </w:p>
        </w:tc>
      </w:tr>
      <w:tr w:rsidR="00FD4489" w14:paraId="05FDF9FF" w14:textId="77777777">
        <w:tc>
          <w:tcPr>
            <w:tcW w:w="814" w:type="dxa"/>
          </w:tcPr>
          <w:p w14:paraId="085E6544" w14:textId="77777777" w:rsidR="00FD4489" w:rsidRDefault="00000000">
            <w:pPr>
              <w:pStyle w:val="Compact"/>
            </w:pPr>
            <w:r>
              <w:t>IPTW</w:t>
            </w:r>
          </w:p>
        </w:tc>
        <w:tc>
          <w:tcPr>
            <w:tcW w:w="370" w:type="dxa"/>
          </w:tcPr>
          <w:p w14:paraId="285F8C7D" w14:textId="77777777" w:rsidR="00FD4489" w:rsidRDefault="00000000">
            <w:pPr>
              <w:pStyle w:val="Compact"/>
              <w:jc w:val="right"/>
            </w:pPr>
            <w:r>
              <w:t>200</w:t>
            </w:r>
          </w:p>
        </w:tc>
        <w:tc>
          <w:tcPr>
            <w:tcW w:w="666" w:type="dxa"/>
          </w:tcPr>
          <w:p w14:paraId="749D6662" w14:textId="77777777" w:rsidR="00FD4489" w:rsidRDefault="00000000">
            <w:pPr>
              <w:pStyle w:val="Compact"/>
              <w:jc w:val="right"/>
            </w:pPr>
            <w:r>
              <w:t>-0.03041</w:t>
            </w:r>
          </w:p>
        </w:tc>
        <w:tc>
          <w:tcPr>
            <w:tcW w:w="666" w:type="dxa"/>
          </w:tcPr>
          <w:p w14:paraId="556DA8AC" w14:textId="77777777" w:rsidR="00FD4489" w:rsidRDefault="00000000">
            <w:pPr>
              <w:pStyle w:val="Compact"/>
              <w:jc w:val="right"/>
            </w:pPr>
            <w:r>
              <w:t>-0.00061</w:t>
            </w:r>
          </w:p>
        </w:tc>
        <w:tc>
          <w:tcPr>
            <w:tcW w:w="666" w:type="dxa"/>
          </w:tcPr>
          <w:p w14:paraId="6AECBE0D" w14:textId="77777777" w:rsidR="00FD4489" w:rsidRDefault="00000000">
            <w:pPr>
              <w:pStyle w:val="Compact"/>
              <w:jc w:val="right"/>
            </w:pPr>
            <w:r>
              <w:t>0.00061</w:t>
            </w:r>
          </w:p>
        </w:tc>
        <w:tc>
          <w:tcPr>
            <w:tcW w:w="592" w:type="dxa"/>
          </w:tcPr>
          <w:p w14:paraId="1743E453" w14:textId="77777777" w:rsidR="00FD4489" w:rsidRDefault="00000000">
            <w:pPr>
              <w:pStyle w:val="Compact"/>
              <w:jc w:val="right"/>
            </w:pPr>
            <w:r>
              <w:t>0.01373</w:t>
            </w:r>
          </w:p>
        </w:tc>
        <w:tc>
          <w:tcPr>
            <w:tcW w:w="592" w:type="dxa"/>
          </w:tcPr>
          <w:p w14:paraId="229AF156" w14:textId="77777777" w:rsidR="00FD4489" w:rsidRDefault="00000000">
            <w:pPr>
              <w:pStyle w:val="Compact"/>
              <w:jc w:val="right"/>
            </w:pPr>
            <w:r>
              <w:t>0.01377</w:t>
            </w:r>
          </w:p>
        </w:tc>
        <w:tc>
          <w:tcPr>
            <w:tcW w:w="888" w:type="dxa"/>
          </w:tcPr>
          <w:p w14:paraId="2D293806" w14:textId="77777777" w:rsidR="00FD4489" w:rsidRDefault="00000000">
            <w:pPr>
              <w:pStyle w:val="Compact"/>
              <w:jc w:val="right"/>
            </w:pPr>
            <w:r>
              <w:t>1.003</w:t>
            </w:r>
          </w:p>
        </w:tc>
        <w:tc>
          <w:tcPr>
            <w:tcW w:w="592" w:type="dxa"/>
          </w:tcPr>
          <w:p w14:paraId="21571878" w14:textId="77777777" w:rsidR="00FD4489" w:rsidRDefault="00000000">
            <w:pPr>
              <w:pStyle w:val="Compact"/>
              <w:jc w:val="right"/>
            </w:pPr>
            <w:r>
              <w:t>0.01371</w:t>
            </w:r>
          </w:p>
        </w:tc>
        <w:tc>
          <w:tcPr>
            <w:tcW w:w="666" w:type="dxa"/>
          </w:tcPr>
          <w:p w14:paraId="255288B7" w14:textId="77777777" w:rsidR="00FD4489" w:rsidRDefault="00000000">
            <w:pPr>
              <w:pStyle w:val="Compact"/>
              <w:jc w:val="right"/>
            </w:pPr>
            <w:r>
              <w:t>0.950</w:t>
            </w:r>
          </w:p>
        </w:tc>
        <w:tc>
          <w:tcPr>
            <w:tcW w:w="740" w:type="dxa"/>
          </w:tcPr>
          <w:p w14:paraId="6A539524" w14:textId="77777777" w:rsidR="00FD4489" w:rsidRDefault="00000000">
            <w:pPr>
              <w:pStyle w:val="Compact"/>
              <w:jc w:val="right"/>
            </w:pPr>
            <w:r>
              <w:t>0.0154</w:t>
            </w:r>
          </w:p>
        </w:tc>
        <w:tc>
          <w:tcPr>
            <w:tcW w:w="666" w:type="dxa"/>
          </w:tcPr>
          <w:p w14:paraId="238D7CEB" w14:textId="77777777" w:rsidR="00FD4489" w:rsidRDefault="00000000">
            <w:pPr>
              <w:pStyle w:val="Compact"/>
              <w:jc w:val="right"/>
            </w:pPr>
            <w:r>
              <w:t>NA</w:t>
            </w:r>
          </w:p>
        </w:tc>
      </w:tr>
      <w:tr w:rsidR="00FD4489" w14:paraId="22B45CB3" w14:textId="77777777">
        <w:tc>
          <w:tcPr>
            <w:tcW w:w="814" w:type="dxa"/>
          </w:tcPr>
          <w:p w14:paraId="7B6C6F12" w14:textId="77777777" w:rsidR="00FD4489" w:rsidRDefault="00000000">
            <w:pPr>
              <w:pStyle w:val="Compact"/>
            </w:pPr>
            <w:r>
              <w:t>PS Match</w:t>
            </w:r>
          </w:p>
        </w:tc>
        <w:tc>
          <w:tcPr>
            <w:tcW w:w="370" w:type="dxa"/>
          </w:tcPr>
          <w:p w14:paraId="09EDF1AA" w14:textId="77777777" w:rsidR="00FD4489" w:rsidRDefault="00000000">
            <w:pPr>
              <w:pStyle w:val="Compact"/>
              <w:jc w:val="right"/>
            </w:pPr>
            <w:r>
              <w:t>200</w:t>
            </w:r>
          </w:p>
        </w:tc>
        <w:tc>
          <w:tcPr>
            <w:tcW w:w="666" w:type="dxa"/>
          </w:tcPr>
          <w:p w14:paraId="085CBE6F" w14:textId="77777777" w:rsidR="00FD4489" w:rsidRDefault="00000000">
            <w:pPr>
              <w:pStyle w:val="Compact"/>
              <w:jc w:val="right"/>
            </w:pPr>
            <w:r>
              <w:t>-0.03123</w:t>
            </w:r>
          </w:p>
        </w:tc>
        <w:tc>
          <w:tcPr>
            <w:tcW w:w="666" w:type="dxa"/>
          </w:tcPr>
          <w:p w14:paraId="69025A39" w14:textId="77777777" w:rsidR="00FD4489" w:rsidRDefault="00000000">
            <w:pPr>
              <w:pStyle w:val="Compact"/>
              <w:jc w:val="right"/>
            </w:pPr>
            <w:r>
              <w:t>-0.00144</w:t>
            </w:r>
          </w:p>
        </w:tc>
        <w:tc>
          <w:tcPr>
            <w:tcW w:w="666" w:type="dxa"/>
          </w:tcPr>
          <w:p w14:paraId="1A4C3BDD" w14:textId="77777777" w:rsidR="00FD4489" w:rsidRDefault="00000000">
            <w:pPr>
              <w:pStyle w:val="Compact"/>
              <w:jc w:val="right"/>
            </w:pPr>
            <w:r>
              <w:t>0.00144</w:t>
            </w:r>
          </w:p>
        </w:tc>
        <w:tc>
          <w:tcPr>
            <w:tcW w:w="592" w:type="dxa"/>
          </w:tcPr>
          <w:p w14:paraId="79A14A20" w14:textId="77777777" w:rsidR="00FD4489" w:rsidRDefault="00000000">
            <w:pPr>
              <w:pStyle w:val="Compact"/>
              <w:jc w:val="right"/>
            </w:pPr>
            <w:r>
              <w:t>0.01508</w:t>
            </w:r>
          </w:p>
        </w:tc>
        <w:tc>
          <w:tcPr>
            <w:tcW w:w="592" w:type="dxa"/>
          </w:tcPr>
          <w:p w14:paraId="3BA59A59" w14:textId="77777777" w:rsidR="00FD4489" w:rsidRDefault="00000000">
            <w:pPr>
              <w:pStyle w:val="Compact"/>
              <w:jc w:val="right"/>
            </w:pPr>
            <w:r>
              <w:t>0.01486</w:t>
            </w:r>
          </w:p>
        </w:tc>
        <w:tc>
          <w:tcPr>
            <w:tcW w:w="888" w:type="dxa"/>
          </w:tcPr>
          <w:p w14:paraId="5B1F1163" w14:textId="77777777" w:rsidR="00FD4489" w:rsidRDefault="00000000">
            <w:pPr>
              <w:pStyle w:val="Compact"/>
              <w:jc w:val="right"/>
            </w:pPr>
            <w:r>
              <w:t>0.986</w:t>
            </w:r>
          </w:p>
        </w:tc>
        <w:tc>
          <w:tcPr>
            <w:tcW w:w="592" w:type="dxa"/>
          </w:tcPr>
          <w:p w14:paraId="51EAE0A0" w14:textId="77777777" w:rsidR="00FD4489" w:rsidRDefault="00000000">
            <w:pPr>
              <w:pStyle w:val="Compact"/>
              <w:jc w:val="right"/>
            </w:pPr>
            <w:r>
              <w:t>0.01511</w:t>
            </w:r>
          </w:p>
        </w:tc>
        <w:tc>
          <w:tcPr>
            <w:tcW w:w="666" w:type="dxa"/>
          </w:tcPr>
          <w:p w14:paraId="3AB835EA" w14:textId="77777777" w:rsidR="00FD4489" w:rsidRDefault="00000000">
            <w:pPr>
              <w:pStyle w:val="Compact"/>
              <w:jc w:val="right"/>
            </w:pPr>
            <w:r>
              <w:t>0.955</w:t>
            </w:r>
          </w:p>
        </w:tc>
        <w:tc>
          <w:tcPr>
            <w:tcW w:w="740" w:type="dxa"/>
          </w:tcPr>
          <w:p w14:paraId="47F9190A" w14:textId="77777777" w:rsidR="00FD4489" w:rsidRDefault="00000000">
            <w:pPr>
              <w:pStyle w:val="Compact"/>
              <w:jc w:val="right"/>
            </w:pPr>
            <w:r>
              <w:t>0.0147</w:t>
            </w:r>
          </w:p>
        </w:tc>
        <w:tc>
          <w:tcPr>
            <w:tcW w:w="666" w:type="dxa"/>
          </w:tcPr>
          <w:p w14:paraId="3A4275F7" w14:textId="77777777" w:rsidR="00FD4489" w:rsidRDefault="00000000">
            <w:pPr>
              <w:pStyle w:val="Compact"/>
              <w:jc w:val="right"/>
            </w:pPr>
            <w:r>
              <w:t>NA</w:t>
            </w:r>
          </w:p>
        </w:tc>
      </w:tr>
      <w:tr w:rsidR="00FD4489" w14:paraId="00F14236" w14:textId="77777777">
        <w:tc>
          <w:tcPr>
            <w:tcW w:w="814" w:type="dxa"/>
          </w:tcPr>
          <w:p w14:paraId="7C54FBF1" w14:textId="77777777" w:rsidR="00FD4489" w:rsidRDefault="00000000">
            <w:pPr>
              <w:pStyle w:val="Compact"/>
            </w:pPr>
            <w:r>
              <w:t>TMLE</w:t>
            </w:r>
          </w:p>
        </w:tc>
        <w:tc>
          <w:tcPr>
            <w:tcW w:w="370" w:type="dxa"/>
          </w:tcPr>
          <w:p w14:paraId="6352403D" w14:textId="77777777" w:rsidR="00FD4489" w:rsidRDefault="00000000">
            <w:pPr>
              <w:pStyle w:val="Compact"/>
              <w:jc w:val="right"/>
            </w:pPr>
            <w:r>
              <w:t>200</w:t>
            </w:r>
          </w:p>
        </w:tc>
        <w:tc>
          <w:tcPr>
            <w:tcW w:w="666" w:type="dxa"/>
          </w:tcPr>
          <w:p w14:paraId="65774F61" w14:textId="77777777" w:rsidR="00FD4489" w:rsidRDefault="00000000">
            <w:pPr>
              <w:pStyle w:val="Compact"/>
              <w:jc w:val="right"/>
            </w:pPr>
            <w:r>
              <w:t>-0.03041</w:t>
            </w:r>
          </w:p>
        </w:tc>
        <w:tc>
          <w:tcPr>
            <w:tcW w:w="666" w:type="dxa"/>
          </w:tcPr>
          <w:p w14:paraId="2D2D39AB" w14:textId="77777777" w:rsidR="00FD4489" w:rsidRDefault="00000000">
            <w:pPr>
              <w:pStyle w:val="Compact"/>
              <w:jc w:val="right"/>
            </w:pPr>
            <w:r>
              <w:t>-0.00062</w:t>
            </w:r>
          </w:p>
        </w:tc>
        <w:tc>
          <w:tcPr>
            <w:tcW w:w="666" w:type="dxa"/>
          </w:tcPr>
          <w:p w14:paraId="3B0A3182" w14:textId="77777777" w:rsidR="00FD4489" w:rsidRDefault="00000000">
            <w:pPr>
              <w:pStyle w:val="Compact"/>
              <w:jc w:val="right"/>
            </w:pPr>
            <w:r>
              <w:t>0.00062</w:t>
            </w:r>
          </w:p>
        </w:tc>
        <w:tc>
          <w:tcPr>
            <w:tcW w:w="592" w:type="dxa"/>
          </w:tcPr>
          <w:p w14:paraId="111A20A5" w14:textId="77777777" w:rsidR="00FD4489" w:rsidRDefault="00000000">
            <w:pPr>
              <w:pStyle w:val="Compact"/>
              <w:jc w:val="right"/>
            </w:pPr>
            <w:r>
              <w:t>0.01373</w:t>
            </w:r>
          </w:p>
        </w:tc>
        <w:tc>
          <w:tcPr>
            <w:tcW w:w="592" w:type="dxa"/>
          </w:tcPr>
          <w:p w14:paraId="32631A4E" w14:textId="77777777" w:rsidR="00FD4489" w:rsidRDefault="00000000">
            <w:pPr>
              <w:pStyle w:val="Compact"/>
              <w:jc w:val="right"/>
            </w:pPr>
            <w:r>
              <w:t>0.01364</w:t>
            </w:r>
          </w:p>
        </w:tc>
        <w:tc>
          <w:tcPr>
            <w:tcW w:w="888" w:type="dxa"/>
          </w:tcPr>
          <w:p w14:paraId="1EF4FD4D" w14:textId="77777777" w:rsidR="00FD4489" w:rsidRDefault="00000000">
            <w:pPr>
              <w:pStyle w:val="Compact"/>
              <w:jc w:val="right"/>
            </w:pPr>
            <w:r>
              <w:t>0.994</w:t>
            </w:r>
          </w:p>
        </w:tc>
        <w:tc>
          <w:tcPr>
            <w:tcW w:w="592" w:type="dxa"/>
          </w:tcPr>
          <w:p w14:paraId="37A63A15" w14:textId="77777777" w:rsidR="00FD4489" w:rsidRDefault="00000000">
            <w:pPr>
              <w:pStyle w:val="Compact"/>
              <w:jc w:val="right"/>
            </w:pPr>
            <w:r>
              <w:t>0.01371</w:t>
            </w:r>
          </w:p>
        </w:tc>
        <w:tc>
          <w:tcPr>
            <w:tcW w:w="666" w:type="dxa"/>
          </w:tcPr>
          <w:p w14:paraId="7F0EF990" w14:textId="77777777" w:rsidR="00FD4489" w:rsidRDefault="00000000">
            <w:pPr>
              <w:pStyle w:val="Compact"/>
              <w:jc w:val="right"/>
            </w:pPr>
            <w:r>
              <w:t>0.955</w:t>
            </w:r>
          </w:p>
        </w:tc>
        <w:tc>
          <w:tcPr>
            <w:tcW w:w="740" w:type="dxa"/>
          </w:tcPr>
          <w:p w14:paraId="7C890384" w14:textId="77777777" w:rsidR="00FD4489" w:rsidRDefault="00000000">
            <w:pPr>
              <w:pStyle w:val="Compact"/>
              <w:jc w:val="right"/>
            </w:pPr>
            <w:r>
              <w:t>0.0147</w:t>
            </w:r>
          </w:p>
        </w:tc>
        <w:tc>
          <w:tcPr>
            <w:tcW w:w="666" w:type="dxa"/>
          </w:tcPr>
          <w:p w14:paraId="2F58E90C" w14:textId="77777777" w:rsidR="00FD4489" w:rsidRDefault="00000000">
            <w:pPr>
              <w:pStyle w:val="Compact"/>
              <w:jc w:val="right"/>
            </w:pPr>
            <w:r>
              <w:t>NA</w:t>
            </w:r>
          </w:p>
        </w:tc>
      </w:tr>
      <w:tr w:rsidR="00FD4489" w14:paraId="333EC143" w14:textId="77777777">
        <w:tc>
          <w:tcPr>
            <w:tcW w:w="814" w:type="dxa"/>
          </w:tcPr>
          <w:p w14:paraId="4285C4B8" w14:textId="77777777" w:rsidR="00FD4489" w:rsidRDefault="00000000">
            <w:pPr>
              <w:pStyle w:val="Compact"/>
            </w:pPr>
            <w:r>
              <w:t>TMLE_CF</w:t>
            </w:r>
          </w:p>
        </w:tc>
        <w:tc>
          <w:tcPr>
            <w:tcW w:w="370" w:type="dxa"/>
          </w:tcPr>
          <w:p w14:paraId="20D89C0A" w14:textId="77777777" w:rsidR="00FD4489" w:rsidRDefault="00000000">
            <w:pPr>
              <w:pStyle w:val="Compact"/>
              <w:jc w:val="right"/>
            </w:pPr>
            <w:r>
              <w:t>200</w:t>
            </w:r>
          </w:p>
        </w:tc>
        <w:tc>
          <w:tcPr>
            <w:tcW w:w="666" w:type="dxa"/>
          </w:tcPr>
          <w:p w14:paraId="30E6FEBB" w14:textId="77777777" w:rsidR="00FD4489" w:rsidRDefault="00000000">
            <w:pPr>
              <w:pStyle w:val="Compact"/>
              <w:jc w:val="right"/>
            </w:pPr>
            <w:r>
              <w:t>-0.02997</w:t>
            </w:r>
          </w:p>
        </w:tc>
        <w:tc>
          <w:tcPr>
            <w:tcW w:w="666" w:type="dxa"/>
          </w:tcPr>
          <w:p w14:paraId="28C71045" w14:textId="77777777" w:rsidR="00FD4489" w:rsidRDefault="00000000">
            <w:pPr>
              <w:pStyle w:val="Compact"/>
              <w:jc w:val="right"/>
            </w:pPr>
            <w:r>
              <w:t>-0.00017</w:t>
            </w:r>
          </w:p>
        </w:tc>
        <w:tc>
          <w:tcPr>
            <w:tcW w:w="666" w:type="dxa"/>
          </w:tcPr>
          <w:p w14:paraId="77C7F3B7" w14:textId="77777777" w:rsidR="00FD4489" w:rsidRDefault="00000000">
            <w:pPr>
              <w:pStyle w:val="Compact"/>
              <w:jc w:val="right"/>
            </w:pPr>
            <w:r>
              <w:t>0.00017</w:t>
            </w:r>
          </w:p>
        </w:tc>
        <w:tc>
          <w:tcPr>
            <w:tcW w:w="592" w:type="dxa"/>
          </w:tcPr>
          <w:p w14:paraId="4CDDACB7" w14:textId="77777777" w:rsidR="00FD4489" w:rsidRDefault="00000000">
            <w:pPr>
              <w:pStyle w:val="Compact"/>
              <w:jc w:val="right"/>
            </w:pPr>
            <w:r>
              <w:t>0.01400</w:t>
            </w:r>
          </w:p>
        </w:tc>
        <w:tc>
          <w:tcPr>
            <w:tcW w:w="592" w:type="dxa"/>
          </w:tcPr>
          <w:p w14:paraId="6F37BE6C" w14:textId="77777777" w:rsidR="00FD4489" w:rsidRDefault="00000000">
            <w:pPr>
              <w:pStyle w:val="Compact"/>
              <w:jc w:val="right"/>
            </w:pPr>
            <w:r>
              <w:t>0.01367</w:t>
            </w:r>
          </w:p>
        </w:tc>
        <w:tc>
          <w:tcPr>
            <w:tcW w:w="888" w:type="dxa"/>
          </w:tcPr>
          <w:p w14:paraId="48911C30" w14:textId="77777777" w:rsidR="00FD4489" w:rsidRDefault="00000000">
            <w:pPr>
              <w:pStyle w:val="Compact"/>
              <w:jc w:val="right"/>
            </w:pPr>
            <w:r>
              <w:t>0.976</w:t>
            </w:r>
          </w:p>
        </w:tc>
        <w:tc>
          <w:tcPr>
            <w:tcW w:w="592" w:type="dxa"/>
          </w:tcPr>
          <w:p w14:paraId="01F32719" w14:textId="77777777" w:rsidR="00FD4489" w:rsidRDefault="00000000">
            <w:pPr>
              <w:pStyle w:val="Compact"/>
              <w:jc w:val="right"/>
            </w:pPr>
            <w:r>
              <w:t>0.01397</w:t>
            </w:r>
          </w:p>
        </w:tc>
        <w:tc>
          <w:tcPr>
            <w:tcW w:w="666" w:type="dxa"/>
          </w:tcPr>
          <w:p w14:paraId="682F8C66" w14:textId="77777777" w:rsidR="00FD4489" w:rsidRDefault="00000000">
            <w:pPr>
              <w:pStyle w:val="Compact"/>
              <w:jc w:val="right"/>
            </w:pPr>
            <w:r>
              <w:t>0.955</w:t>
            </w:r>
          </w:p>
        </w:tc>
        <w:tc>
          <w:tcPr>
            <w:tcW w:w="740" w:type="dxa"/>
          </w:tcPr>
          <w:p w14:paraId="032A063E" w14:textId="77777777" w:rsidR="00FD4489" w:rsidRDefault="00000000">
            <w:pPr>
              <w:pStyle w:val="Compact"/>
              <w:jc w:val="right"/>
            </w:pPr>
            <w:r>
              <w:t>0.0147</w:t>
            </w:r>
          </w:p>
        </w:tc>
        <w:tc>
          <w:tcPr>
            <w:tcW w:w="666" w:type="dxa"/>
          </w:tcPr>
          <w:p w14:paraId="7E3E3330" w14:textId="77777777" w:rsidR="00FD4489" w:rsidRDefault="00000000">
            <w:pPr>
              <w:pStyle w:val="Compact"/>
              <w:jc w:val="right"/>
            </w:pPr>
            <w:r>
              <w:t>NA</w:t>
            </w:r>
          </w:p>
        </w:tc>
      </w:tr>
      <w:tr w:rsidR="00FD4489" w14:paraId="312952AE" w14:textId="77777777">
        <w:tc>
          <w:tcPr>
            <w:tcW w:w="814" w:type="dxa"/>
          </w:tcPr>
          <w:p w14:paraId="0988E576" w14:textId="77777777" w:rsidR="00FD4489" w:rsidRDefault="00000000">
            <w:pPr>
              <w:pStyle w:val="Compact"/>
            </w:pPr>
            <w:r>
              <w:t>Match_TMLE</w:t>
            </w:r>
          </w:p>
        </w:tc>
        <w:tc>
          <w:tcPr>
            <w:tcW w:w="370" w:type="dxa"/>
          </w:tcPr>
          <w:p w14:paraId="63D7833B" w14:textId="77777777" w:rsidR="00FD4489" w:rsidRDefault="00000000">
            <w:pPr>
              <w:pStyle w:val="Compact"/>
              <w:jc w:val="right"/>
            </w:pPr>
            <w:r>
              <w:t>200</w:t>
            </w:r>
          </w:p>
        </w:tc>
        <w:tc>
          <w:tcPr>
            <w:tcW w:w="666" w:type="dxa"/>
          </w:tcPr>
          <w:p w14:paraId="5DD26472" w14:textId="77777777" w:rsidR="00FD4489" w:rsidRDefault="00000000">
            <w:pPr>
              <w:pStyle w:val="Compact"/>
              <w:jc w:val="right"/>
            </w:pPr>
            <w:r>
              <w:t>-0.03358</w:t>
            </w:r>
          </w:p>
        </w:tc>
        <w:tc>
          <w:tcPr>
            <w:tcW w:w="666" w:type="dxa"/>
          </w:tcPr>
          <w:p w14:paraId="6B644679" w14:textId="77777777" w:rsidR="00FD4489" w:rsidRDefault="00000000">
            <w:pPr>
              <w:pStyle w:val="Compact"/>
              <w:jc w:val="right"/>
            </w:pPr>
            <w:r>
              <w:t>-0.00379</w:t>
            </w:r>
          </w:p>
        </w:tc>
        <w:tc>
          <w:tcPr>
            <w:tcW w:w="666" w:type="dxa"/>
          </w:tcPr>
          <w:p w14:paraId="00F080BA" w14:textId="77777777" w:rsidR="00FD4489" w:rsidRDefault="00000000">
            <w:pPr>
              <w:pStyle w:val="Compact"/>
              <w:jc w:val="right"/>
            </w:pPr>
            <w:r>
              <w:t>0.00379</w:t>
            </w:r>
          </w:p>
        </w:tc>
        <w:tc>
          <w:tcPr>
            <w:tcW w:w="592" w:type="dxa"/>
          </w:tcPr>
          <w:p w14:paraId="25872149" w14:textId="77777777" w:rsidR="00FD4489" w:rsidRDefault="00000000">
            <w:pPr>
              <w:pStyle w:val="Compact"/>
              <w:jc w:val="right"/>
            </w:pPr>
            <w:r>
              <w:t>0.01462</w:t>
            </w:r>
          </w:p>
        </w:tc>
        <w:tc>
          <w:tcPr>
            <w:tcW w:w="592" w:type="dxa"/>
          </w:tcPr>
          <w:p w14:paraId="4C14AC76" w14:textId="77777777" w:rsidR="00FD4489" w:rsidRDefault="00000000">
            <w:pPr>
              <w:pStyle w:val="Compact"/>
              <w:jc w:val="right"/>
            </w:pPr>
            <w:r>
              <w:t>0.01565</w:t>
            </w:r>
          </w:p>
        </w:tc>
        <w:tc>
          <w:tcPr>
            <w:tcW w:w="888" w:type="dxa"/>
          </w:tcPr>
          <w:p w14:paraId="50290006" w14:textId="77777777" w:rsidR="00FD4489" w:rsidRDefault="00000000">
            <w:pPr>
              <w:pStyle w:val="Compact"/>
              <w:jc w:val="right"/>
            </w:pPr>
            <w:r>
              <w:t>1.070</w:t>
            </w:r>
          </w:p>
        </w:tc>
        <w:tc>
          <w:tcPr>
            <w:tcW w:w="592" w:type="dxa"/>
          </w:tcPr>
          <w:p w14:paraId="4FF2BD8C" w14:textId="77777777" w:rsidR="00FD4489" w:rsidRDefault="00000000">
            <w:pPr>
              <w:pStyle w:val="Compact"/>
              <w:jc w:val="right"/>
            </w:pPr>
            <w:r>
              <w:t>0.01507</w:t>
            </w:r>
          </w:p>
        </w:tc>
        <w:tc>
          <w:tcPr>
            <w:tcW w:w="666" w:type="dxa"/>
          </w:tcPr>
          <w:p w14:paraId="2E5E75C2" w14:textId="77777777" w:rsidR="00FD4489" w:rsidRDefault="00000000">
            <w:pPr>
              <w:pStyle w:val="Compact"/>
              <w:jc w:val="right"/>
            </w:pPr>
            <w:r>
              <w:t>0.970</w:t>
            </w:r>
          </w:p>
        </w:tc>
        <w:tc>
          <w:tcPr>
            <w:tcW w:w="740" w:type="dxa"/>
          </w:tcPr>
          <w:p w14:paraId="78D85B68" w14:textId="77777777" w:rsidR="00FD4489" w:rsidRDefault="00000000">
            <w:pPr>
              <w:pStyle w:val="Compact"/>
              <w:jc w:val="right"/>
            </w:pPr>
            <w:r>
              <w:t>0.0121</w:t>
            </w:r>
          </w:p>
        </w:tc>
        <w:tc>
          <w:tcPr>
            <w:tcW w:w="666" w:type="dxa"/>
          </w:tcPr>
          <w:p w14:paraId="1F378D02" w14:textId="77777777" w:rsidR="00FD4489" w:rsidRDefault="00000000">
            <w:pPr>
              <w:pStyle w:val="Compact"/>
              <w:jc w:val="right"/>
            </w:pPr>
            <w:r>
              <w:t>NA</w:t>
            </w:r>
          </w:p>
        </w:tc>
      </w:tr>
    </w:tbl>
    <w:p w14:paraId="1955A598" w14:textId="77777777" w:rsidR="00FD4489" w:rsidRDefault="00000000">
      <w:pPr>
        <w:pStyle w:val="Heading3"/>
      </w:pPr>
      <w:bookmarkStart w:id="82" w:name="X539d2e41b20619841b5f484f160273f03ef61dd"/>
      <w:bookmarkEnd w:id="81"/>
      <w:r>
        <w:t>8.2.2 Scenario B: Marginal Overlap (true RD = -0.02979)</w:t>
      </w:r>
    </w:p>
    <w:p w14:paraId="05BE7D88" w14:textId="77777777" w:rsidR="00FD4489" w:rsidRDefault="00000000">
      <w:pPr>
        <w:pStyle w:val="TableCaption"/>
      </w:pPr>
      <w:r>
        <w:t>Scenario B: Marginal Overlap</w:t>
      </w:r>
    </w:p>
    <w:tbl>
      <w:tblPr>
        <w:tblStyle w:val="Table"/>
        <w:tblW w:w="5000" w:type="pct"/>
        <w:tblLayout w:type="fixed"/>
        <w:tblLook w:val="0020" w:firstRow="1" w:lastRow="0" w:firstColumn="0" w:lastColumn="0" w:noHBand="0" w:noVBand="0"/>
      </w:tblPr>
      <w:tblGrid>
        <w:gridCol w:w="985"/>
        <w:gridCol w:w="448"/>
        <w:gridCol w:w="806"/>
        <w:gridCol w:w="805"/>
        <w:gridCol w:w="805"/>
        <w:gridCol w:w="716"/>
        <w:gridCol w:w="716"/>
        <w:gridCol w:w="1074"/>
        <w:gridCol w:w="716"/>
        <w:gridCol w:w="805"/>
        <w:gridCol w:w="895"/>
        <w:gridCol w:w="805"/>
      </w:tblGrid>
      <w:tr w:rsidR="00FD4489" w14:paraId="7A7382A3"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814" w:type="dxa"/>
          </w:tcPr>
          <w:p w14:paraId="77E27E8E" w14:textId="77777777" w:rsidR="00FD4489" w:rsidRDefault="00000000">
            <w:pPr>
              <w:pStyle w:val="Compact"/>
            </w:pPr>
            <w:r>
              <w:t>method</w:t>
            </w:r>
          </w:p>
        </w:tc>
        <w:tc>
          <w:tcPr>
            <w:tcW w:w="370" w:type="dxa"/>
          </w:tcPr>
          <w:p w14:paraId="471DF79C" w14:textId="77777777" w:rsidR="00FD4489" w:rsidRDefault="00000000">
            <w:pPr>
              <w:pStyle w:val="Compact"/>
              <w:jc w:val="right"/>
            </w:pPr>
            <w:r>
              <w:t>n_ok</w:t>
            </w:r>
          </w:p>
        </w:tc>
        <w:tc>
          <w:tcPr>
            <w:tcW w:w="666" w:type="dxa"/>
          </w:tcPr>
          <w:p w14:paraId="63B0F668" w14:textId="77777777" w:rsidR="00FD4489" w:rsidRDefault="00000000">
            <w:pPr>
              <w:pStyle w:val="Compact"/>
              <w:jc w:val="right"/>
            </w:pPr>
            <w:r>
              <w:t>mean_est</w:t>
            </w:r>
          </w:p>
        </w:tc>
        <w:tc>
          <w:tcPr>
            <w:tcW w:w="666" w:type="dxa"/>
          </w:tcPr>
          <w:p w14:paraId="16E9F2B6" w14:textId="77777777" w:rsidR="00FD4489" w:rsidRDefault="00000000">
            <w:pPr>
              <w:pStyle w:val="Compact"/>
              <w:jc w:val="right"/>
            </w:pPr>
            <w:r>
              <w:t>bias</w:t>
            </w:r>
          </w:p>
        </w:tc>
        <w:tc>
          <w:tcPr>
            <w:tcW w:w="666" w:type="dxa"/>
          </w:tcPr>
          <w:p w14:paraId="2810FE6B" w14:textId="77777777" w:rsidR="00FD4489" w:rsidRDefault="00000000">
            <w:pPr>
              <w:pStyle w:val="Compact"/>
              <w:jc w:val="right"/>
            </w:pPr>
            <w:r>
              <w:t>abs_bias</w:t>
            </w:r>
          </w:p>
        </w:tc>
        <w:tc>
          <w:tcPr>
            <w:tcW w:w="592" w:type="dxa"/>
          </w:tcPr>
          <w:p w14:paraId="2EFD2198" w14:textId="77777777" w:rsidR="00FD4489" w:rsidRDefault="00000000">
            <w:pPr>
              <w:pStyle w:val="Compact"/>
              <w:jc w:val="right"/>
            </w:pPr>
            <w:r>
              <w:t>emp_sd</w:t>
            </w:r>
          </w:p>
        </w:tc>
        <w:tc>
          <w:tcPr>
            <w:tcW w:w="592" w:type="dxa"/>
          </w:tcPr>
          <w:p w14:paraId="3FFE8C13" w14:textId="77777777" w:rsidR="00FD4489" w:rsidRDefault="00000000">
            <w:pPr>
              <w:pStyle w:val="Compact"/>
              <w:jc w:val="right"/>
            </w:pPr>
            <w:r>
              <w:t>mean_se</w:t>
            </w:r>
          </w:p>
        </w:tc>
        <w:tc>
          <w:tcPr>
            <w:tcW w:w="888" w:type="dxa"/>
          </w:tcPr>
          <w:p w14:paraId="23509629" w14:textId="77777777" w:rsidR="00FD4489" w:rsidRDefault="00000000">
            <w:pPr>
              <w:pStyle w:val="Compact"/>
              <w:jc w:val="right"/>
            </w:pPr>
            <w:r>
              <w:t>se_sd_ratio</w:t>
            </w:r>
          </w:p>
        </w:tc>
        <w:tc>
          <w:tcPr>
            <w:tcW w:w="592" w:type="dxa"/>
          </w:tcPr>
          <w:p w14:paraId="659D73E4" w14:textId="77777777" w:rsidR="00FD4489" w:rsidRDefault="00000000">
            <w:pPr>
              <w:pStyle w:val="Compact"/>
              <w:jc w:val="right"/>
            </w:pPr>
            <w:r>
              <w:t>rmse</w:t>
            </w:r>
          </w:p>
        </w:tc>
        <w:tc>
          <w:tcPr>
            <w:tcW w:w="666" w:type="dxa"/>
          </w:tcPr>
          <w:p w14:paraId="6473D93A" w14:textId="77777777" w:rsidR="00FD4489" w:rsidRDefault="00000000">
            <w:pPr>
              <w:pStyle w:val="Compact"/>
              <w:jc w:val="right"/>
            </w:pPr>
            <w:r>
              <w:t>coverage</w:t>
            </w:r>
          </w:p>
        </w:tc>
        <w:tc>
          <w:tcPr>
            <w:tcW w:w="740" w:type="dxa"/>
          </w:tcPr>
          <w:p w14:paraId="4B617962" w14:textId="77777777" w:rsidR="00FD4489" w:rsidRDefault="00000000">
            <w:pPr>
              <w:pStyle w:val="Compact"/>
              <w:jc w:val="right"/>
            </w:pPr>
            <w:r>
              <w:t>mc_se_cov</w:t>
            </w:r>
          </w:p>
        </w:tc>
        <w:tc>
          <w:tcPr>
            <w:tcW w:w="666" w:type="dxa"/>
          </w:tcPr>
          <w:p w14:paraId="757A9358" w14:textId="77777777" w:rsidR="00FD4489" w:rsidRDefault="00000000">
            <w:pPr>
              <w:pStyle w:val="Compact"/>
              <w:jc w:val="right"/>
            </w:pPr>
            <w:r>
              <w:t>ci_width</w:t>
            </w:r>
          </w:p>
        </w:tc>
      </w:tr>
      <w:tr w:rsidR="00FD4489" w14:paraId="6A6F9B51" w14:textId="77777777">
        <w:tc>
          <w:tcPr>
            <w:tcW w:w="814" w:type="dxa"/>
          </w:tcPr>
          <w:p w14:paraId="3C67A82B" w14:textId="77777777" w:rsidR="00FD4489" w:rsidRDefault="00000000">
            <w:pPr>
              <w:pStyle w:val="Compact"/>
            </w:pPr>
            <w:r>
              <w:t>Crude</w:t>
            </w:r>
          </w:p>
        </w:tc>
        <w:tc>
          <w:tcPr>
            <w:tcW w:w="370" w:type="dxa"/>
          </w:tcPr>
          <w:p w14:paraId="6FAB4452" w14:textId="77777777" w:rsidR="00FD4489" w:rsidRDefault="00000000">
            <w:pPr>
              <w:pStyle w:val="Compact"/>
              <w:jc w:val="right"/>
            </w:pPr>
            <w:r>
              <w:t>200</w:t>
            </w:r>
          </w:p>
        </w:tc>
        <w:tc>
          <w:tcPr>
            <w:tcW w:w="666" w:type="dxa"/>
          </w:tcPr>
          <w:p w14:paraId="186901AA" w14:textId="77777777" w:rsidR="00FD4489" w:rsidRDefault="00000000">
            <w:pPr>
              <w:pStyle w:val="Compact"/>
              <w:jc w:val="right"/>
            </w:pPr>
            <w:r>
              <w:t>0.00123</w:t>
            </w:r>
          </w:p>
        </w:tc>
        <w:tc>
          <w:tcPr>
            <w:tcW w:w="666" w:type="dxa"/>
          </w:tcPr>
          <w:p w14:paraId="0F71A49D" w14:textId="77777777" w:rsidR="00FD4489" w:rsidRDefault="00000000">
            <w:pPr>
              <w:pStyle w:val="Compact"/>
              <w:jc w:val="right"/>
            </w:pPr>
            <w:r>
              <w:t>0.03102</w:t>
            </w:r>
          </w:p>
        </w:tc>
        <w:tc>
          <w:tcPr>
            <w:tcW w:w="666" w:type="dxa"/>
          </w:tcPr>
          <w:p w14:paraId="15C4C3F3" w14:textId="77777777" w:rsidR="00FD4489" w:rsidRDefault="00000000">
            <w:pPr>
              <w:pStyle w:val="Compact"/>
              <w:jc w:val="right"/>
            </w:pPr>
            <w:r>
              <w:t>0.03102</w:t>
            </w:r>
          </w:p>
        </w:tc>
        <w:tc>
          <w:tcPr>
            <w:tcW w:w="592" w:type="dxa"/>
          </w:tcPr>
          <w:p w14:paraId="389DFB7F" w14:textId="77777777" w:rsidR="00FD4489" w:rsidRDefault="00000000">
            <w:pPr>
              <w:pStyle w:val="Compact"/>
              <w:jc w:val="right"/>
            </w:pPr>
            <w:r>
              <w:t>0.01444</w:t>
            </w:r>
          </w:p>
        </w:tc>
        <w:tc>
          <w:tcPr>
            <w:tcW w:w="592" w:type="dxa"/>
          </w:tcPr>
          <w:p w14:paraId="1FC61626" w14:textId="77777777" w:rsidR="00FD4489" w:rsidRDefault="00000000">
            <w:pPr>
              <w:pStyle w:val="Compact"/>
              <w:jc w:val="right"/>
            </w:pPr>
            <w:r>
              <w:t>0.01350</w:t>
            </w:r>
          </w:p>
        </w:tc>
        <w:tc>
          <w:tcPr>
            <w:tcW w:w="888" w:type="dxa"/>
          </w:tcPr>
          <w:p w14:paraId="0D4C6F92" w14:textId="77777777" w:rsidR="00FD4489" w:rsidRDefault="00000000">
            <w:pPr>
              <w:pStyle w:val="Compact"/>
              <w:jc w:val="right"/>
            </w:pPr>
            <w:r>
              <w:t>0.935</w:t>
            </w:r>
          </w:p>
        </w:tc>
        <w:tc>
          <w:tcPr>
            <w:tcW w:w="592" w:type="dxa"/>
          </w:tcPr>
          <w:p w14:paraId="4860FD9E" w14:textId="77777777" w:rsidR="00FD4489" w:rsidRDefault="00000000">
            <w:pPr>
              <w:pStyle w:val="Compact"/>
              <w:jc w:val="right"/>
            </w:pPr>
            <w:r>
              <w:t>0.03420</w:t>
            </w:r>
          </w:p>
        </w:tc>
        <w:tc>
          <w:tcPr>
            <w:tcW w:w="666" w:type="dxa"/>
          </w:tcPr>
          <w:p w14:paraId="4BEE7E79" w14:textId="77777777" w:rsidR="00FD4489" w:rsidRDefault="00000000">
            <w:pPr>
              <w:pStyle w:val="Compact"/>
              <w:jc w:val="right"/>
            </w:pPr>
            <w:r>
              <w:t>0.390</w:t>
            </w:r>
          </w:p>
        </w:tc>
        <w:tc>
          <w:tcPr>
            <w:tcW w:w="740" w:type="dxa"/>
          </w:tcPr>
          <w:p w14:paraId="1776CD43" w14:textId="77777777" w:rsidR="00FD4489" w:rsidRDefault="00000000">
            <w:pPr>
              <w:pStyle w:val="Compact"/>
              <w:jc w:val="right"/>
            </w:pPr>
            <w:r>
              <w:t>0.0345</w:t>
            </w:r>
          </w:p>
        </w:tc>
        <w:tc>
          <w:tcPr>
            <w:tcW w:w="666" w:type="dxa"/>
          </w:tcPr>
          <w:p w14:paraId="43AD4CFF" w14:textId="77777777" w:rsidR="00FD4489" w:rsidRDefault="00000000">
            <w:pPr>
              <w:pStyle w:val="Compact"/>
              <w:jc w:val="right"/>
            </w:pPr>
            <w:r>
              <w:t>NA</w:t>
            </w:r>
          </w:p>
        </w:tc>
      </w:tr>
      <w:tr w:rsidR="00FD4489" w14:paraId="34CEAE57" w14:textId="77777777">
        <w:tc>
          <w:tcPr>
            <w:tcW w:w="814" w:type="dxa"/>
          </w:tcPr>
          <w:p w14:paraId="56A6539B" w14:textId="77777777" w:rsidR="00FD4489" w:rsidRDefault="00000000">
            <w:pPr>
              <w:pStyle w:val="Compact"/>
            </w:pPr>
            <w:r>
              <w:t>IPTW</w:t>
            </w:r>
          </w:p>
        </w:tc>
        <w:tc>
          <w:tcPr>
            <w:tcW w:w="370" w:type="dxa"/>
          </w:tcPr>
          <w:p w14:paraId="45E251B3" w14:textId="77777777" w:rsidR="00FD4489" w:rsidRDefault="00000000">
            <w:pPr>
              <w:pStyle w:val="Compact"/>
              <w:jc w:val="right"/>
            </w:pPr>
            <w:r>
              <w:t>200</w:t>
            </w:r>
          </w:p>
        </w:tc>
        <w:tc>
          <w:tcPr>
            <w:tcW w:w="666" w:type="dxa"/>
          </w:tcPr>
          <w:p w14:paraId="16652B8D" w14:textId="77777777" w:rsidR="00FD4489" w:rsidRDefault="00000000">
            <w:pPr>
              <w:pStyle w:val="Compact"/>
              <w:jc w:val="right"/>
            </w:pPr>
            <w:r>
              <w:t>-0.03346</w:t>
            </w:r>
          </w:p>
        </w:tc>
        <w:tc>
          <w:tcPr>
            <w:tcW w:w="666" w:type="dxa"/>
          </w:tcPr>
          <w:p w14:paraId="42448CCD" w14:textId="77777777" w:rsidR="00FD4489" w:rsidRDefault="00000000">
            <w:pPr>
              <w:pStyle w:val="Compact"/>
              <w:jc w:val="right"/>
            </w:pPr>
            <w:r>
              <w:t>-0.00367</w:t>
            </w:r>
          </w:p>
        </w:tc>
        <w:tc>
          <w:tcPr>
            <w:tcW w:w="666" w:type="dxa"/>
          </w:tcPr>
          <w:p w14:paraId="5ADA6060" w14:textId="77777777" w:rsidR="00FD4489" w:rsidRDefault="00000000">
            <w:pPr>
              <w:pStyle w:val="Compact"/>
              <w:jc w:val="right"/>
            </w:pPr>
            <w:r>
              <w:t>0.00367</w:t>
            </w:r>
          </w:p>
        </w:tc>
        <w:tc>
          <w:tcPr>
            <w:tcW w:w="592" w:type="dxa"/>
          </w:tcPr>
          <w:p w14:paraId="06B01CCB" w14:textId="77777777" w:rsidR="00FD4489" w:rsidRDefault="00000000">
            <w:pPr>
              <w:pStyle w:val="Compact"/>
              <w:jc w:val="right"/>
            </w:pPr>
            <w:r>
              <w:t>0.01995</w:t>
            </w:r>
          </w:p>
        </w:tc>
        <w:tc>
          <w:tcPr>
            <w:tcW w:w="592" w:type="dxa"/>
          </w:tcPr>
          <w:p w14:paraId="2D4D4A06" w14:textId="77777777" w:rsidR="00FD4489" w:rsidRDefault="00000000">
            <w:pPr>
              <w:pStyle w:val="Compact"/>
              <w:jc w:val="right"/>
            </w:pPr>
            <w:r>
              <w:t>0.02025</w:t>
            </w:r>
          </w:p>
        </w:tc>
        <w:tc>
          <w:tcPr>
            <w:tcW w:w="888" w:type="dxa"/>
          </w:tcPr>
          <w:p w14:paraId="091D9D74" w14:textId="77777777" w:rsidR="00FD4489" w:rsidRDefault="00000000">
            <w:pPr>
              <w:pStyle w:val="Compact"/>
              <w:jc w:val="right"/>
            </w:pPr>
            <w:r>
              <w:t>1.015</w:t>
            </w:r>
          </w:p>
        </w:tc>
        <w:tc>
          <w:tcPr>
            <w:tcW w:w="592" w:type="dxa"/>
          </w:tcPr>
          <w:p w14:paraId="502E1360" w14:textId="77777777" w:rsidR="00FD4489" w:rsidRDefault="00000000">
            <w:pPr>
              <w:pStyle w:val="Compact"/>
              <w:jc w:val="right"/>
            </w:pPr>
            <w:r>
              <w:t>0.02024</w:t>
            </w:r>
          </w:p>
        </w:tc>
        <w:tc>
          <w:tcPr>
            <w:tcW w:w="666" w:type="dxa"/>
          </w:tcPr>
          <w:p w14:paraId="12AA3879" w14:textId="77777777" w:rsidR="00FD4489" w:rsidRDefault="00000000">
            <w:pPr>
              <w:pStyle w:val="Compact"/>
              <w:jc w:val="right"/>
            </w:pPr>
            <w:r>
              <w:t>0.960</w:t>
            </w:r>
          </w:p>
        </w:tc>
        <w:tc>
          <w:tcPr>
            <w:tcW w:w="740" w:type="dxa"/>
          </w:tcPr>
          <w:p w14:paraId="27453155" w14:textId="77777777" w:rsidR="00FD4489" w:rsidRDefault="00000000">
            <w:pPr>
              <w:pStyle w:val="Compact"/>
              <w:jc w:val="right"/>
            </w:pPr>
            <w:r>
              <w:t>0.0139</w:t>
            </w:r>
          </w:p>
        </w:tc>
        <w:tc>
          <w:tcPr>
            <w:tcW w:w="666" w:type="dxa"/>
          </w:tcPr>
          <w:p w14:paraId="24824646" w14:textId="77777777" w:rsidR="00FD4489" w:rsidRDefault="00000000">
            <w:pPr>
              <w:pStyle w:val="Compact"/>
              <w:jc w:val="right"/>
            </w:pPr>
            <w:r>
              <w:t>NA</w:t>
            </w:r>
          </w:p>
        </w:tc>
      </w:tr>
      <w:tr w:rsidR="00FD4489" w14:paraId="179C51A4" w14:textId="77777777">
        <w:tc>
          <w:tcPr>
            <w:tcW w:w="814" w:type="dxa"/>
          </w:tcPr>
          <w:p w14:paraId="7803214F" w14:textId="77777777" w:rsidR="00FD4489" w:rsidRDefault="00000000">
            <w:pPr>
              <w:pStyle w:val="Compact"/>
            </w:pPr>
            <w:r>
              <w:t>PS Match</w:t>
            </w:r>
          </w:p>
        </w:tc>
        <w:tc>
          <w:tcPr>
            <w:tcW w:w="370" w:type="dxa"/>
          </w:tcPr>
          <w:p w14:paraId="2B21CE82" w14:textId="77777777" w:rsidR="00FD4489" w:rsidRDefault="00000000">
            <w:pPr>
              <w:pStyle w:val="Compact"/>
              <w:jc w:val="right"/>
            </w:pPr>
            <w:r>
              <w:t>200</w:t>
            </w:r>
          </w:p>
        </w:tc>
        <w:tc>
          <w:tcPr>
            <w:tcW w:w="666" w:type="dxa"/>
          </w:tcPr>
          <w:p w14:paraId="4AFC1FFA" w14:textId="77777777" w:rsidR="00FD4489" w:rsidRDefault="00000000">
            <w:pPr>
              <w:pStyle w:val="Compact"/>
              <w:jc w:val="right"/>
            </w:pPr>
            <w:r>
              <w:t>-0.02770</w:t>
            </w:r>
          </w:p>
        </w:tc>
        <w:tc>
          <w:tcPr>
            <w:tcW w:w="666" w:type="dxa"/>
          </w:tcPr>
          <w:p w14:paraId="45638FFD" w14:textId="77777777" w:rsidR="00FD4489" w:rsidRDefault="00000000">
            <w:pPr>
              <w:pStyle w:val="Compact"/>
              <w:jc w:val="right"/>
            </w:pPr>
            <w:r>
              <w:t>0.00209</w:t>
            </w:r>
          </w:p>
        </w:tc>
        <w:tc>
          <w:tcPr>
            <w:tcW w:w="666" w:type="dxa"/>
          </w:tcPr>
          <w:p w14:paraId="1797B268" w14:textId="77777777" w:rsidR="00FD4489" w:rsidRDefault="00000000">
            <w:pPr>
              <w:pStyle w:val="Compact"/>
              <w:jc w:val="right"/>
            </w:pPr>
            <w:r>
              <w:t>0.00209</w:t>
            </w:r>
          </w:p>
        </w:tc>
        <w:tc>
          <w:tcPr>
            <w:tcW w:w="592" w:type="dxa"/>
          </w:tcPr>
          <w:p w14:paraId="31A3FCED" w14:textId="77777777" w:rsidR="00FD4489" w:rsidRDefault="00000000">
            <w:pPr>
              <w:pStyle w:val="Compact"/>
              <w:jc w:val="right"/>
            </w:pPr>
            <w:r>
              <w:t>0.01732</w:t>
            </w:r>
          </w:p>
        </w:tc>
        <w:tc>
          <w:tcPr>
            <w:tcW w:w="592" w:type="dxa"/>
          </w:tcPr>
          <w:p w14:paraId="7B2ACBF6" w14:textId="77777777" w:rsidR="00FD4489" w:rsidRDefault="00000000">
            <w:pPr>
              <w:pStyle w:val="Compact"/>
              <w:jc w:val="right"/>
            </w:pPr>
            <w:r>
              <w:t>0.01720</w:t>
            </w:r>
          </w:p>
        </w:tc>
        <w:tc>
          <w:tcPr>
            <w:tcW w:w="888" w:type="dxa"/>
          </w:tcPr>
          <w:p w14:paraId="33DFA197" w14:textId="77777777" w:rsidR="00FD4489" w:rsidRDefault="00000000">
            <w:pPr>
              <w:pStyle w:val="Compact"/>
              <w:jc w:val="right"/>
            </w:pPr>
            <w:r>
              <w:t>0.993</w:t>
            </w:r>
          </w:p>
        </w:tc>
        <w:tc>
          <w:tcPr>
            <w:tcW w:w="592" w:type="dxa"/>
          </w:tcPr>
          <w:p w14:paraId="2546F633" w14:textId="77777777" w:rsidR="00FD4489" w:rsidRDefault="00000000">
            <w:pPr>
              <w:pStyle w:val="Compact"/>
              <w:jc w:val="right"/>
            </w:pPr>
            <w:r>
              <w:t>0.01740</w:t>
            </w:r>
          </w:p>
        </w:tc>
        <w:tc>
          <w:tcPr>
            <w:tcW w:w="666" w:type="dxa"/>
          </w:tcPr>
          <w:p w14:paraId="2E5FBBEC" w14:textId="77777777" w:rsidR="00FD4489" w:rsidRDefault="00000000">
            <w:pPr>
              <w:pStyle w:val="Compact"/>
              <w:jc w:val="right"/>
            </w:pPr>
            <w:r>
              <w:t>0.945</w:t>
            </w:r>
          </w:p>
        </w:tc>
        <w:tc>
          <w:tcPr>
            <w:tcW w:w="740" w:type="dxa"/>
          </w:tcPr>
          <w:p w14:paraId="29B92BD2" w14:textId="77777777" w:rsidR="00FD4489" w:rsidRDefault="00000000">
            <w:pPr>
              <w:pStyle w:val="Compact"/>
              <w:jc w:val="right"/>
            </w:pPr>
            <w:r>
              <w:t>0.0161</w:t>
            </w:r>
          </w:p>
        </w:tc>
        <w:tc>
          <w:tcPr>
            <w:tcW w:w="666" w:type="dxa"/>
          </w:tcPr>
          <w:p w14:paraId="3FD2DE06" w14:textId="77777777" w:rsidR="00FD4489" w:rsidRDefault="00000000">
            <w:pPr>
              <w:pStyle w:val="Compact"/>
              <w:jc w:val="right"/>
            </w:pPr>
            <w:r>
              <w:t>NA</w:t>
            </w:r>
          </w:p>
        </w:tc>
      </w:tr>
      <w:tr w:rsidR="00FD4489" w14:paraId="32CC990C" w14:textId="77777777">
        <w:tc>
          <w:tcPr>
            <w:tcW w:w="814" w:type="dxa"/>
          </w:tcPr>
          <w:p w14:paraId="62F4C2AA" w14:textId="77777777" w:rsidR="00FD4489" w:rsidRDefault="00000000">
            <w:pPr>
              <w:pStyle w:val="Compact"/>
            </w:pPr>
            <w:r>
              <w:t>TMLE</w:t>
            </w:r>
          </w:p>
        </w:tc>
        <w:tc>
          <w:tcPr>
            <w:tcW w:w="370" w:type="dxa"/>
          </w:tcPr>
          <w:p w14:paraId="62DCD58A" w14:textId="77777777" w:rsidR="00FD4489" w:rsidRDefault="00000000">
            <w:pPr>
              <w:pStyle w:val="Compact"/>
              <w:jc w:val="right"/>
            </w:pPr>
            <w:r>
              <w:t>200</w:t>
            </w:r>
          </w:p>
        </w:tc>
        <w:tc>
          <w:tcPr>
            <w:tcW w:w="666" w:type="dxa"/>
          </w:tcPr>
          <w:p w14:paraId="4CF8EA8B" w14:textId="77777777" w:rsidR="00FD4489" w:rsidRDefault="00000000">
            <w:pPr>
              <w:pStyle w:val="Compact"/>
              <w:jc w:val="right"/>
            </w:pPr>
            <w:r>
              <w:t>-0.03270</w:t>
            </w:r>
          </w:p>
        </w:tc>
        <w:tc>
          <w:tcPr>
            <w:tcW w:w="666" w:type="dxa"/>
          </w:tcPr>
          <w:p w14:paraId="044AC76B" w14:textId="77777777" w:rsidR="00FD4489" w:rsidRDefault="00000000">
            <w:pPr>
              <w:pStyle w:val="Compact"/>
              <w:jc w:val="right"/>
            </w:pPr>
            <w:r>
              <w:t>-0.00290</w:t>
            </w:r>
          </w:p>
        </w:tc>
        <w:tc>
          <w:tcPr>
            <w:tcW w:w="666" w:type="dxa"/>
          </w:tcPr>
          <w:p w14:paraId="43D0FD15" w14:textId="77777777" w:rsidR="00FD4489" w:rsidRDefault="00000000">
            <w:pPr>
              <w:pStyle w:val="Compact"/>
              <w:jc w:val="right"/>
            </w:pPr>
            <w:r>
              <w:t>0.00290</w:t>
            </w:r>
          </w:p>
        </w:tc>
        <w:tc>
          <w:tcPr>
            <w:tcW w:w="592" w:type="dxa"/>
          </w:tcPr>
          <w:p w14:paraId="4389E4B9" w14:textId="77777777" w:rsidR="00FD4489" w:rsidRDefault="00000000">
            <w:pPr>
              <w:pStyle w:val="Compact"/>
              <w:jc w:val="right"/>
            </w:pPr>
            <w:r>
              <w:t>0.01872</w:t>
            </w:r>
          </w:p>
        </w:tc>
        <w:tc>
          <w:tcPr>
            <w:tcW w:w="592" w:type="dxa"/>
          </w:tcPr>
          <w:p w14:paraId="1C185BBC" w14:textId="77777777" w:rsidR="00FD4489" w:rsidRDefault="00000000">
            <w:pPr>
              <w:pStyle w:val="Compact"/>
              <w:jc w:val="right"/>
            </w:pPr>
            <w:r>
              <w:t>0.01825</w:t>
            </w:r>
          </w:p>
        </w:tc>
        <w:tc>
          <w:tcPr>
            <w:tcW w:w="888" w:type="dxa"/>
          </w:tcPr>
          <w:p w14:paraId="6D83FC8F" w14:textId="77777777" w:rsidR="00FD4489" w:rsidRDefault="00000000">
            <w:pPr>
              <w:pStyle w:val="Compact"/>
              <w:jc w:val="right"/>
            </w:pPr>
            <w:r>
              <w:t>0.975</w:t>
            </w:r>
          </w:p>
        </w:tc>
        <w:tc>
          <w:tcPr>
            <w:tcW w:w="592" w:type="dxa"/>
          </w:tcPr>
          <w:p w14:paraId="7B7CDBCD" w14:textId="77777777" w:rsidR="00FD4489" w:rsidRDefault="00000000">
            <w:pPr>
              <w:pStyle w:val="Compact"/>
              <w:jc w:val="right"/>
            </w:pPr>
            <w:r>
              <w:t>0.01890</w:t>
            </w:r>
          </w:p>
        </w:tc>
        <w:tc>
          <w:tcPr>
            <w:tcW w:w="666" w:type="dxa"/>
          </w:tcPr>
          <w:p w14:paraId="0009505F" w14:textId="77777777" w:rsidR="00FD4489" w:rsidRDefault="00000000">
            <w:pPr>
              <w:pStyle w:val="Compact"/>
              <w:jc w:val="right"/>
            </w:pPr>
            <w:r>
              <w:t>0.940</w:t>
            </w:r>
          </w:p>
        </w:tc>
        <w:tc>
          <w:tcPr>
            <w:tcW w:w="740" w:type="dxa"/>
          </w:tcPr>
          <w:p w14:paraId="005CFA99" w14:textId="77777777" w:rsidR="00FD4489" w:rsidRDefault="00000000">
            <w:pPr>
              <w:pStyle w:val="Compact"/>
              <w:jc w:val="right"/>
            </w:pPr>
            <w:r>
              <w:t>0.0168</w:t>
            </w:r>
          </w:p>
        </w:tc>
        <w:tc>
          <w:tcPr>
            <w:tcW w:w="666" w:type="dxa"/>
          </w:tcPr>
          <w:p w14:paraId="0A0667E6" w14:textId="77777777" w:rsidR="00FD4489" w:rsidRDefault="00000000">
            <w:pPr>
              <w:pStyle w:val="Compact"/>
              <w:jc w:val="right"/>
            </w:pPr>
            <w:r>
              <w:t>NA</w:t>
            </w:r>
          </w:p>
        </w:tc>
      </w:tr>
      <w:tr w:rsidR="00FD4489" w14:paraId="25981446" w14:textId="77777777">
        <w:tc>
          <w:tcPr>
            <w:tcW w:w="814" w:type="dxa"/>
          </w:tcPr>
          <w:p w14:paraId="6E18327F" w14:textId="77777777" w:rsidR="00FD4489" w:rsidRDefault="00000000">
            <w:pPr>
              <w:pStyle w:val="Compact"/>
            </w:pPr>
            <w:r>
              <w:lastRenderedPageBreak/>
              <w:t>TMLE_CF</w:t>
            </w:r>
          </w:p>
        </w:tc>
        <w:tc>
          <w:tcPr>
            <w:tcW w:w="370" w:type="dxa"/>
          </w:tcPr>
          <w:p w14:paraId="3156183A" w14:textId="77777777" w:rsidR="00FD4489" w:rsidRDefault="00000000">
            <w:pPr>
              <w:pStyle w:val="Compact"/>
              <w:jc w:val="right"/>
            </w:pPr>
            <w:r>
              <w:t>200</w:t>
            </w:r>
          </w:p>
        </w:tc>
        <w:tc>
          <w:tcPr>
            <w:tcW w:w="666" w:type="dxa"/>
          </w:tcPr>
          <w:p w14:paraId="4EEC4276" w14:textId="77777777" w:rsidR="00FD4489" w:rsidRDefault="00000000">
            <w:pPr>
              <w:pStyle w:val="Compact"/>
              <w:jc w:val="right"/>
            </w:pPr>
            <w:r>
              <w:t>-0.03219</w:t>
            </w:r>
          </w:p>
        </w:tc>
        <w:tc>
          <w:tcPr>
            <w:tcW w:w="666" w:type="dxa"/>
          </w:tcPr>
          <w:p w14:paraId="58BE7717" w14:textId="77777777" w:rsidR="00FD4489" w:rsidRDefault="00000000">
            <w:pPr>
              <w:pStyle w:val="Compact"/>
              <w:jc w:val="right"/>
            </w:pPr>
            <w:r>
              <w:t>-0.00240</w:t>
            </w:r>
          </w:p>
        </w:tc>
        <w:tc>
          <w:tcPr>
            <w:tcW w:w="666" w:type="dxa"/>
          </w:tcPr>
          <w:p w14:paraId="1DEB9F79" w14:textId="77777777" w:rsidR="00FD4489" w:rsidRDefault="00000000">
            <w:pPr>
              <w:pStyle w:val="Compact"/>
              <w:jc w:val="right"/>
            </w:pPr>
            <w:r>
              <w:t>0.00240</w:t>
            </w:r>
          </w:p>
        </w:tc>
        <w:tc>
          <w:tcPr>
            <w:tcW w:w="592" w:type="dxa"/>
          </w:tcPr>
          <w:p w14:paraId="7351B0EE" w14:textId="77777777" w:rsidR="00FD4489" w:rsidRDefault="00000000">
            <w:pPr>
              <w:pStyle w:val="Compact"/>
              <w:jc w:val="right"/>
            </w:pPr>
            <w:r>
              <w:t>0.01913</w:t>
            </w:r>
          </w:p>
        </w:tc>
        <w:tc>
          <w:tcPr>
            <w:tcW w:w="592" w:type="dxa"/>
          </w:tcPr>
          <w:p w14:paraId="1FFDA1B5" w14:textId="77777777" w:rsidR="00FD4489" w:rsidRDefault="00000000">
            <w:pPr>
              <w:pStyle w:val="Compact"/>
              <w:jc w:val="right"/>
            </w:pPr>
            <w:r>
              <w:t>0.01830</w:t>
            </w:r>
          </w:p>
        </w:tc>
        <w:tc>
          <w:tcPr>
            <w:tcW w:w="888" w:type="dxa"/>
          </w:tcPr>
          <w:p w14:paraId="60317159" w14:textId="77777777" w:rsidR="00FD4489" w:rsidRDefault="00000000">
            <w:pPr>
              <w:pStyle w:val="Compact"/>
              <w:jc w:val="right"/>
            </w:pPr>
            <w:r>
              <w:t>0.956</w:t>
            </w:r>
          </w:p>
        </w:tc>
        <w:tc>
          <w:tcPr>
            <w:tcW w:w="592" w:type="dxa"/>
          </w:tcPr>
          <w:p w14:paraId="63D63FF1" w14:textId="77777777" w:rsidR="00FD4489" w:rsidRDefault="00000000">
            <w:pPr>
              <w:pStyle w:val="Compact"/>
              <w:jc w:val="right"/>
            </w:pPr>
            <w:r>
              <w:t>0.01924</w:t>
            </w:r>
          </w:p>
        </w:tc>
        <w:tc>
          <w:tcPr>
            <w:tcW w:w="666" w:type="dxa"/>
          </w:tcPr>
          <w:p w14:paraId="2D5FEDDF" w14:textId="77777777" w:rsidR="00FD4489" w:rsidRDefault="00000000">
            <w:pPr>
              <w:pStyle w:val="Compact"/>
              <w:jc w:val="right"/>
            </w:pPr>
            <w:r>
              <w:t>0.940</w:t>
            </w:r>
          </w:p>
        </w:tc>
        <w:tc>
          <w:tcPr>
            <w:tcW w:w="740" w:type="dxa"/>
          </w:tcPr>
          <w:p w14:paraId="54355E60" w14:textId="77777777" w:rsidR="00FD4489" w:rsidRDefault="00000000">
            <w:pPr>
              <w:pStyle w:val="Compact"/>
              <w:jc w:val="right"/>
            </w:pPr>
            <w:r>
              <w:t>0.0168</w:t>
            </w:r>
          </w:p>
        </w:tc>
        <w:tc>
          <w:tcPr>
            <w:tcW w:w="666" w:type="dxa"/>
          </w:tcPr>
          <w:p w14:paraId="1E7264F7" w14:textId="77777777" w:rsidR="00FD4489" w:rsidRDefault="00000000">
            <w:pPr>
              <w:pStyle w:val="Compact"/>
              <w:jc w:val="right"/>
            </w:pPr>
            <w:r>
              <w:t>NA</w:t>
            </w:r>
          </w:p>
        </w:tc>
      </w:tr>
      <w:tr w:rsidR="00FD4489" w14:paraId="584850F5" w14:textId="77777777">
        <w:tc>
          <w:tcPr>
            <w:tcW w:w="814" w:type="dxa"/>
          </w:tcPr>
          <w:p w14:paraId="564E9247" w14:textId="77777777" w:rsidR="00FD4489" w:rsidRDefault="00000000">
            <w:pPr>
              <w:pStyle w:val="Compact"/>
            </w:pPr>
            <w:r>
              <w:t>Match_TMLE</w:t>
            </w:r>
          </w:p>
        </w:tc>
        <w:tc>
          <w:tcPr>
            <w:tcW w:w="370" w:type="dxa"/>
          </w:tcPr>
          <w:p w14:paraId="1F4E8742" w14:textId="77777777" w:rsidR="00FD4489" w:rsidRDefault="00000000">
            <w:pPr>
              <w:pStyle w:val="Compact"/>
              <w:jc w:val="right"/>
            </w:pPr>
            <w:r>
              <w:t>200</w:t>
            </w:r>
          </w:p>
        </w:tc>
        <w:tc>
          <w:tcPr>
            <w:tcW w:w="666" w:type="dxa"/>
          </w:tcPr>
          <w:p w14:paraId="22A7C42C" w14:textId="77777777" w:rsidR="00FD4489" w:rsidRDefault="00000000">
            <w:pPr>
              <w:pStyle w:val="Compact"/>
              <w:jc w:val="right"/>
            </w:pPr>
            <w:r>
              <w:t>-0.03022</w:t>
            </w:r>
          </w:p>
        </w:tc>
        <w:tc>
          <w:tcPr>
            <w:tcW w:w="666" w:type="dxa"/>
          </w:tcPr>
          <w:p w14:paraId="191D939E" w14:textId="77777777" w:rsidR="00FD4489" w:rsidRDefault="00000000">
            <w:pPr>
              <w:pStyle w:val="Compact"/>
              <w:jc w:val="right"/>
            </w:pPr>
            <w:r>
              <w:t>-0.00042</w:t>
            </w:r>
          </w:p>
        </w:tc>
        <w:tc>
          <w:tcPr>
            <w:tcW w:w="666" w:type="dxa"/>
          </w:tcPr>
          <w:p w14:paraId="1EB4E0C1" w14:textId="77777777" w:rsidR="00FD4489" w:rsidRDefault="00000000">
            <w:pPr>
              <w:pStyle w:val="Compact"/>
              <w:jc w:val="right"/>
            </w:pPr>
            <w:r>
              <w:t>0.00042</w:t>
            </w:r>
          </w:p>
        </w:tc>
        <w:tc>
          <w:tcPr>
            <w:tcW w:w="592" w:type="dxa"/>
          </w:tcPr>
          <w:p w14:paraId="1C1F031D" w14:textId="77777777" w:rsidR="00FD4489" w:rsidRDefault="00000000">
            <w:pPr>
              <w:pStyle w:val="Compact"/>
              <w:jc w:val="right"/>
            </w:pPr>
            <w:r>
              <w:t>0.01468</w:t>
            </w:r>
          </w:p>
        </w:tc>
        <w:tc>
          <w:tcPr>
            <w:tcW w:w="592" w:type="dxa"/>
          </w:tcPr>
          <w:p w14:paraId="6CC72F72" w14:textId="77777777" w:rsidR="00FD4489" w:rsidRDefault="00000000">
            <w:pPr>
              <w:pStyle w:val="Compact"/>
              <w:jc w:val="right"/>
            </w:pPr>
            <w:r>
              <w:t>0.03092</w:t>
            </w:r>
          </w:p>
        </w:tc>
        <w:tc>
          <w:tcPr>
            <w:tcW w:w="888" w:type="dxa"/>
          </w:tcPr>
          <w:p w14:paraId="3074264B" w14:textId="77777777" w:rsidR="00FD4489" w:rsidRDefault="00000000">
            <w:pPr>
              <w:pStyle w:val="Compact"/>
              <w:jc w:val="right"/>
            </w:pPr>
            <w:r>
              <w:t>2.107</w:t>
            </w:r>
          </w:p>
        </w:tc>
        <w:tc>
          <w:tcPr>
            <w:tcW w:w="592" w:type="dxa"/>
          </w:tcPr>
          <w:p w14:paraId="72EDEB14" w14:textId="77777777" w:rsidR="00FD4489" w:rsidRDefault="00000000">
            <w:pPr>
              <w:pStyle w:val="Compact"/>
              <w:jc w:val="right"/>
            </w:pPr>
            <w:r>
              <w:t>0.01465</w:t>
            </w:r>
          </w:p>
        </w:tc>
        <w:tc>
          <w:tcPr>
            <w:tcW w:w="666" w:type="dxa"/>
          </w:tcPr>
          <w:p w14:paraId="2C604452" w14:textId="77777777" w:rsidR="00FD4489" w:rsidRDefault="00000000">
            <w:pPr>
              <w:pStyle w:val="Compact"/>
              <w:jc w:val="right"/>
            </w:pPr>
            <w:r>
              <w:t>0.995</w:t>
            </w:r>
          </w:p>
        </w:tc>
        <w:tc>
          <w:tcPr>
            <w:tcW w:w="740" w:type="dxa"/>
          </w:tcPr>
          <w:p w14:paraId="0429C08E" w14:textId="77777777" w:rsidR="00FD4489" w:rsidRDefault="00000000">
            <w:pPr>
              <w:pStyle w:val="Compact"/>
              <w:jc w:val="right"/>
            </w:pPr>
            <w:r>
              <w:t>0.0050</w:t>
            </w:r>
          </w:p>
        </w:tc>
        <w:tc>
          <w:tcPr>
            <w:tcW w:w="666" w:type="dxa"/>
          </w:tcPr>
          <w:p w14:paraId="50CCB4FE" w14:textId="77777777" w:rsidR="00FD4489" w:rsidRDefault="00000000">
            <w:pPr>
              <w:pStyle w:val="Compact"/>
              <w:jc w:val="right"/>
            </w:pPr>
            <w:r>
              <w:t>NA</w:t>
            </w:r>
          </w:p>
        </w:tc>
      </w:tr>
    </w:tbl>
    <w:p w14:paraId="6956BB4A" w14:textId="77777777" w:rsidR="00FD4489" w:rsidRDefault="00000000">
      <w:pPr>
        <w:pStyle w:val="Heading3"/>
      </w:pPr>
      <w:bookmarkStart w:id="83" w:name="X5abe8fbf009ebf57dedb1ebf41d3907d23035c8"/>
      <w:bookmarkEnd w:id="82"/>
      <w:r>
        <w:t>8.2.3 Scenario C: Unmeasured Confounding (true RD = -0.03347)</w:t>
      </w:r>
    </w:p>
    <w:p w14:paraId="3F5C027D" w14:textId="77777777" w:rsidR="00FD4489" w:rsidRDefault="00000000">
      <w:pPr>
        <w:pStyle w:val="TableCaption"/>
      </w:pPr>
      <w:r>
        <w:t>Scenario C: Unmeasured Confounding</w:t>
      </w:r>
    </w:p>
    <w:tbl>
      <w:tblPr>
        <w:tblStyle w:val="Table"/>
        <w:tblW w:w="5000" w:type="pct"/>
        <w:tblLayout w:type="fixed"/>
        <w:tblLook w:val="0020" w:firstRow="1" w:lastRow="0" w:firstColumn="0" w:lastColumn="0" w:noHBand="0" w:noVBand="0"/>
      </w:tblPr>
      <w:tblGrid>
        <w:gridCol w:w="995"/>
        <w:gridCol w:w="452"/>
        <w:gridCol w:w="814"/>
        <w:gridCol w:w="722"/>
        <w:gridCol w:w="813"/>
        <w:gridCol w:w="722"/>
        <w:gridCol w:w="722"/>
        <w:gridCol w:w="1084"/>
        <w:gridCol w:w="722"/>
        <w:gridCol w:w="813"/>
        <w:gridCol w:w="904"/>
        <w:gridCol w:w="813"/>
      </w:tblGrid>
      <w:tr w:rsidR="00FD4489" w14:paraId="76BDEEF7"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821" w:type="dxa"/>
          </w:tcPr>
          <w:p w14:paraId="47D851DF" w14:textId="77777777" w:rsidR="00FD4489" w:rsidRDefault="00000000">
            <w:pPr>
              <w:pStyle w:val="Compact"/>
            </w:pPr>
            <w:r>
              <w:t>method</w:t>
            </w:r>
          </w:p>
        </w:tc>
        <w:tc>
          <w:tcPr>
            <w:tcW w:w="373" w:type="dxa"/>
          </w:tcPr>
          <w:p w14:paraId="50C9B765" w14:textId="77777777" w:rsidR="00FD4489" w:rsidRDefault="00000000">
            <w:pPr>
              <w:pStyle w:val="Compact"/>
              <w:jc w:val="right"/>
            </w:pPr>
            <w:r>
              <w:t>n_ok</w:t>
            </w:r>
          </w:p>
        </w:tc>
        <w:tc>
          <w:tcPr>
            <w:tcW w:w="672" w:type="dxa"/>
          </w:tcPr>
          <w:p w14:paraId="658D804C" w14:textId="77777777" w:rsidR="00FD4489" w:rsidRDefault="00000000">
            <w:pPr>
              <w:pStyle w:val="Compact"/>
              <w:jc w:val="right"/>
            </w:pPr>
            <w:r>
              <w:t>mean_est</w:t>
            </w:r>
          </w:p>
        </w:tc>
        <w:tc>
          <w:tcPr>
            <w:tcW w:w="597" w:type="dxa"/>
          </w:tcPr>
          <w:p w14:paraId="007FBEF3" w14:textId="77777777" w:rsidR="00FD4489" w:rsidRDefault="00000000">
            <w:pPr>
              <w:pStyle w:val="Compact"/>
              <w:jc w:val="right"/>
            </w:pPr>
            <w:r>
              <w:t>bias</w:t>
            </w:r>
          </w:p>
        </w:tc>
        <w:tc>
          <w:tcPr>
            <w:tcW w:w="672" w:type="dxa"/>
          </w:tcPr>
          <w:p w14:paraId="3FCD33DD" w14:textId="77777777" w:rsidR="00FD4489" w:rsidRDefault="00000000">
            <w:pPr>
              <w:pStyle w:val="Compact"/>
              <w:jc w:val="right"/>
            </w:pPr>
            <w:r>
              <w:t>abs_bias</w:t>
            </w:r>
          </w:p>
        </w:tc>
        <w:tc>
          <w:tcPr>
            <w:tcW w:w="597" w:type="dxa"/>
          </w:tcPr>
          <w:p w14:paraId="3E4B78FB" w14:textId="77777777" w:rsidR="00FD4489" w:rsidRDefault="00000000">
            <w:pPr>
              <w:pStyle w:val="Compact"/>
              <w:jc w:val="right"/>
            </w:pPr>
            <w:r>
              <w:t>emp_sd</w:t>
            </w:r>
          </w:p>
        </w:tc>
        <w:tc>
          <w:tcPr>
            <w:tcW w:w="597" w:type="dxa"/>
          </w:tcPr>
          <w:p w14:paraId="706D165D" w14:textId="77777777" w:rsidR="00FD4489" w:rsidRDefault="00000000">
            <w:pPr>
              <w:pStyle w:val="Compact"/>
              <w:jc w:val="right"/>
            </w:pPr>
            <w:r>
              <w:t>mean_se</w:t>
            </w:r>
          </w:p>
        </w:tc>
        <w:tc>
          <w:tcPr>
            <w:tcW w:w="896" w:type="dxa"/>
          </w:tcPr>
          <w:p w14:paraId="23FFDE2E" w14:textId="77777777" w:rsidR="00FD4489" w:rsidRDefault="00000000">
            <w:pPr>
              <w:pStyle w:val="Compact"/>
              <w:jc w:val="right"/>
            </w:pPr>
            <w:r>
              <w:t>se_sd_ratio</w:t>
            </w:r>
          </w:p>
        </w:tc>
        <w:tc>
          <w:tcPr>
            <w:tcW w:w="597" w:type="dxa"/>
          </w:tcPr>
          <w:p w14:paraId="29FB4FDF" w14:textId="77777777" w:rsidR="00FD4489" w:rsidRDefault="00000000">
            <w:pPr>
              <w:pStyle w:val="Compact"/>
              <w:jc w:val="right"/>
            </w:pPr>
            <w:r>
              <w:t>rmse</w:t>
            </w:r>
          </w:p>
        </w:tc>
        <w:tc>
          <w:tcPr>
            <w:tcW w:w="672" w:type="dxa"/>
          </w:tcPr>
          <w:p w14:paraId="2933EA97" w14:textId="77777777" w:rsidR="00FD4489" w:rsidRDefault="00000000">
            <w:pPr>
              <w:pStyle w:val="Compact"/>
              <w:jc w:val="right"/>
            </w:pPr>
            <w:r>
              <w:t>coverage</w:t>
            </w:r>
          </w:p>
        </w:tc>
        <w:tc>
          <w:tcPr>
            <w:tcW w:w="747" w:type="dxa"/>
          </w:tcPr>
          <w:p w14:paraId="47BB6EC2" w14:textId="77777777" w:rsidR="00FD4489" w:rsidRDefault="00000000">
            <w:pPr>
              <w:pStyle w:val="Compact"/>
              <w:jc w:val="right"/>
            </w:pPr>
            <w:r>
              <w:t>mc_se_cov</w:t>
            </w:r>
          </w:p>
        </w:tc>
        <w:tc>
          <w:tcPr>
            <w:tcW w:w="672" w:type="dxa"/>
          </w:tcPr>
          <w:p w14:paraId="7C94E263" w14:textId="77777777" w:rsidR="00FD4489" w:rsidRDefault="00000000">
            <w:pPr>
              <w:pStyle w:val="Compact"/>
              <w:jc w:val="right"/>
            </w:pPr>
            <w:r>
              <w:t>ci_width</w:t>
            </w:r>
          </w:p>
        </w:tc>
      </w:tr>
      <w:tr w:rsidR="00FD4489" w14:paraId="4212E694" w14:textId="77777777">
        <w:tc>
          <w:tcPr>
            <w:tcW w:w="821" w:type="dxa"/>
          </w:tcPr>
          <w:p w14:paraId="6F85756F" w14:textId="77777777" w:rsidR="00FD4489" w:rsidRDefault="00000000">
            <w:pPr>
              <w:pStyle w:val="Compact"/>
            </w:pPr>
            <w:r>
              <w:t>Crude</w:t>
            </w:r>
          </w:p>
        </w:tc>
        <w:tc>
          <w:tcPr>
            <w:tcW w:w="373" w:type="dxa"/>
          </w:tcPr>
          <w:p w14:paraId="6DF71F54" w14:textId="77777777" w:rsidR="00FD4489" w:rsidRDefault="00000000">
            <w:pPr>
              <w:pStyle w:val="Compact"/>
              <w:jc w:val="right"/>
            </w:pPr>
            <w:r>
              <w:t>200</w:t>
            </w:r>
          </w:p>
        </w:tc>
        <w:tc>
          <w:tcPr>
            <w:tcW w:w="672" w:type="dxa"/>
          </w:tcPr>
          <w:p w14:paraId="3C79CB08" w14:textId="77777777" w:rsidR="00FD4489" w:rsidRDefault="00000000">
            <w:pPr>
              <w:pStyle w:val="Compact"/>
              <w:jc w:val="right"/>
            </w:pPr>
            <w:r>
              <w:t>-0.01191</w:t>
            </w:r>
          </w:p>
        </w:tc>
        <w:tc>
          <w:tcPr>
            <w:tcW w:w="597" w:type="dxa"/>
          </w:tcPr>
          <w:p w14:paraId="276ED2F1" w14:textId="77777777" w:rsidR="00FD4489" w:rsidRDefault="00000000">
            <w:pPr>
              <w:pStyle w:val="Compact"/>
              <w:jc w:val="right"/>
            </w:pPr>
            <w:r>
              <w:t>0.02157</w:t>
            </w:r>
          </w:p>
        </w:tc>
        <w:tc>
          <w:tcPr>
            <w:tcW w:w="672" w:type="dxa"/>
          </w:tcPr>
          <w:p w14:paraId="619F23A4" w14:textId="77777777" w:rsidR="00FD4489" w:rsidRDefault="00000000">
            <w:pPr>
              <w:pStyle w:val="Compact"/>
              <w:jc w:val="right"/>
            </w:pPr>
            <w:r>
              <w:t>0.02157</w:t>
            </w:r>
          </w:p>
        </w:tc>
        <w:tc>
          <w:tcPr>
            <w:tcW w:w="597" w:type="dxa"/>
          </w:tcPr>
          <w:p w14:paraId="31273E58" w14:textId="77777777" w:rsidR="00FD4489" w:rsidRDefault="00000000">
            <w:pPr>
              <w:pStyle w:val="Compact"/>
              <w:jc w:val="right"/>
            </w:pPr>
            <w:r>
              <w:t>0.01424</w:t>
            </w:r>
          </w:p>
        </w:tc>
        <w:tc>
          <w:tcPr>
            <w:tcW w:w="597" w:type="dxa"/>
          </w:tcPr>
          <w:p w14:paraId="498F81CC" w14:textId="77777777" w:rsidR="00FD4489" w:rsidRDefault="00000000">
            <w:pPr>
              <w:pStyle w:val="Compact"/>
              <w:jc w:val="right"/>
            </w:pPr>
            <w:r>
              <w:t>0.01435</w:t>
            </w:r>
          </w:p>
        </w:tc>
        <w:tc>
          <w:tcPr>
            <w:tcW w:w="896" w:type="dxa"/>
          </w:tcPr>
          <w:p w14:paraId="2173420F" w14:textId="77777777" w:rsidR="00FD4489" w:rsidRDefault="00000000">
            <w:pPr>
              <w:pStyle w:val="Compact"/>
              <w:jc w:val="right"/>
            </w:pPr>
            <w:r>
              <w:t>1.007</w:t>
            </w:r>
          </w:p>
        </w:tc>
        <w:tc>
          <w:tcPr>
            <w:tcW w:w="597" w:type="dxa"/>
          </w:tcPr>
          <w:p w14:paraId="5DB9EFD8" w14:textId="77777777" w:rsidR="00FD4489" w:rsidRDefault="00000000">
            <w:pPr>
              <w:pStyle w:val="Compact"/>
              <w:jc w:val="right"/>
            </w:pPr>
            <w:r>
              <w:t>0.02583</w:t>
            </w:r>
          </w:p>
        </w:tc>
        <w:tc>
          <w:tcPr>
            <w:tcW w:w="672" w:type="dxa"/>
          </w:tcPr>
          <w:p w14:paraId="41332CBA" w14:textId="77777777" w:rsidR="00FD4489" w:rsidRDefault="00000000">
            <w:pPr>
              <w:pStyle w:val="Compact"/>
              <w:jc w:val="right"/>
            </w:pPr>
            <w:r>
              <w:t>0.690</w:t>
            </w:r>
          </w:p>
        </w:tc>
        <w:tc>
          <w:tcPr>
            <w:tcW w:w="747" w:type="dxa"/>
          </w:tcPr>
          <w:p w14:paraId="6347ADB1" w14:textId="77777777" w:rsidR="00FD4489" w:rsidRDefault="00000000">
            <w:pPr>
              <w:pStyle w:val="Compact"/>
              <w:jc w:val="right"/>
            </w:pPr>
            <w:r>
              <w:t>0.0327</w:t>
            </w:r>
          </w:p>
        </w:tc>
        <w:tc>
          <w:tcPr>
            <w:tcW w:w="672" w:type="dxa"/>
          </w:tcPr>
          <w:p w14:paraId="4FDF3C23" w14:textId="77777777" w:rsidR="00FD4489" w:rsidRDefault="00000000">
            <w:pPr>
              <w:pStyle w:val="Compact"/>
              <w:jc w:val="right"/>
            </w:pPr>
            <w:r>
              <w:t>NA</w:t>
            </w:r>
          </w:p>
        </w:tc>
      </w:tr>
      <w:tr w:rsidR="00FD4489" w14:paraId="74AB3737" w14:textId="77777777">
        <w:tc>
          <w:tcPr>
            <w:tcW w:w="821" w:type="dxa"/>
          </w:tcPr>
          <w:p w14:paraId="6A2489C4" w14:textId="77777777" w:rsidR="00FD4489" w:rsidRDefault="00000000">
            <w:pPr>
              <w:pStyle w:val="Compact"/>
            </w:pPr>
            <w:r>
              <w:t>IPTW</w:t>
            </w:r>
          </w:p>
        </w:tc>
        <w:tc>
          <w:tcPr>
            <w:tcW w:w="373" w:type="dxa"/>
          </w:tcPr>
          <w:p w14:paraId="16C6016B" w14:textId="77777777" w:rsidR="00FD4489" w:rsidRDefault="00000000">
            <w:pPr>
              <w:pStyle w:val="Compact"/>
              <w:jc w:val="right"/>
            </w:pPr>
            <w:r>
              <w:t>200</w:t>
            </w:r>
          </w:p>
        </w:tc>
        <w:tc>
          <w:tcPr>
            <w:tcW w:w="672" w:type="dxa"/>
          </w:tcPr>
          <w:p w14:paraId="453117D9" w14:textId="77777777" w:rsidR="00FD4489" w:rsidRDefault="00000000">
            <w:pPr>
              <w:pStyle w:val="Compact"/>
              <w:jc w:val="right"/>
            </w:pPr>
            <w:r>
              <w:t>-0.02655</w:t>
            </w:r>
          </w:p>
        </w:tc>
        <w:tc>
          <w:tcPr>
            <w:tcW w:w="597" w:type="dxa"/>
          </w:tcPr>
          <w:p w14:paraId="076CBF98" w14:textId="77777777" w:rsidR="00FD4489" w:rsidRDefault="00000000">
            <w:pPr>
              <w:pStyle w:val="Compact"/>
              <w:jc w:val="right"/>
            </w:pPr>
            <w:r>
              <w:t>0.00692</w:t>
            </w:r>
          </w:p>
        </w:tc>
        <w:tc>
          <w:tcPr>
            <w:tcW w:w="672" w:type="dxa"/>
          </w:tcPr>
          <w:p w14:paraId="71FEE2F0" w14:textId="77777777" w:rsidR="00FD4489" w:rsidRDefault="00000000">
            <w:pPr>
              <w:pStyle w:val="Compact"/>
              <w:jc w:val="right"/>
            </w:pPr>
            <w:r>
              <w:t>0.00692</w:t>
            </w:r>
          </w:p>
        </w:tc>
        <w:tc>
          <w:tcPr>
            <w:tcW w:w="597" w:type="dxa"/>
          </w:tcPr>
          <w:p w14:paraId="5A54FE48" w14:textId="77777777" w:rsidR="00FD4489" w:rsidRDefault="00000000">
            <w:pPr>
              <w:pStyle w:val="Compact"/>
              <w:jc w:val="right"/>
            </w:pPr>
            <w:r>
              <w:t>0.01466</w:t>
            </w:r>
          </w:p>
        </w:tc>
        <w:tc>
          <w:tcPr>
            <w:tcW w:w="597" w:type="dxa"/>
          </w:tcPr>
          <w:p w14:paraId="09ABFBFB" w14:textId="77777777" w:rsidR="00FD4489" w:rsidRDefault="00000000">
            <w:pPr>
              <w:pStyle w:val="Compact"/>
              <w:jc w:val="right"/>
            </w:pPr>
            <w:r>
              <w:t>0.01474</w:t>
            </w:r>
          </w:p>
        </w:tc>
        <w:tc>
          <w:tcPr>
            <w:tcW w:w="896" w:type="dxa"/>
          </w:tcPr>
          <w:p w14:paraId="25EE8E46" w14:textId="77777777" w:rsidR="00FD4489" w:rsidRDefault="00000000">
            <w:pPr>
              <w:pStyle w:val="Compact"/>
              <w:jc w:val="right"/>
            </w:pPr>
            <w:r>
              <w:t>1.005</w:t>
            </w:r>
          </w:p>
        </w:tc>
        <w:tc>
          <w:tcPr>
            <w:tcW w:w="597" w:type="dxa"/>
          </w:tcPr>
          <w:p w14:paraId="4BD4CED9" w14:textId="77777777" w:rsidR="00FD4489" w:rsidRDefault="00000000">
            <w:pPr>
              <w:pStyle w:val="Compact"/>
              <w:jc w:val="right"/>
            </w:pPr>
            <w:r>
              <w:t>0.01618</w:t>
            </w:r>
          </w:p>
        </w:tc>
        <w:tc>
          <w:tcPr>
            <w:tcW w:w="672" w:type="dxa"/>
          </w:tcPr>
          <w:p w14:paraId="3E10363F" w14:textId="77777777" w:rsidR="00FD4489" w:rsidRDefault="00000000">
            <w:pPr>
              <w:pStyle w:val="Compact"/>
              <w:jc w:val="right"/>
            </w:pPr>
            <w:r>
              <w:t>0.935</w:t>
            </w:r>
          </w:p>
        </w:tc>
        <w:tc>
          <w:tcPr>
            <w:tcW w:w="747" w:type="dxa"/>
          </w:tcPr>
          <w:p w14:paraId="0EFDD972" w14:textId="77777777" w:rsidR="00FD4489" w:rsidRDefault="00000000">
            <w:pPr>
              <w:pStyle w:val="Compact"/>
              <w:jc w:val="right"/>
            </w:pPr>
            <w:r>
              <w:t>0.0174</w:t>
            </w:r>
          </w:p>
        </w:tc>
        <w:tc>
          <w:tcPr>
            <w:tcW w:w="672" w:type="dxa"/>
          </w:tcPr>
          <w:p w14:paraId="3B8B93A0" w14:textId="77777777" w:rsidR="00FD4489" w:rsidRDefault="00000000">
            <w:pPr>
              <w:pStyle w:val="Compact"/>
              <w:jc w:val="right"/>
            </w:pPr>
            <w:r>
              <w:t>NA</w:t>
            </w:r>
          </w:p>
        </w:tc>
      </w:tr>
      <w:tr w:rsidR="00FD4489" w14:paraId="7EF79483" w14:textId="77777777">
        <w:tc>
          <w:tcPr>
            <w:tcW w:w="821" w:type="dxa"/>
          </w:tcPr>
          <w:p w14:paraId="67722DDE" w14:textId="77777777" w:rsidR="00FD4489" w:rsidRDefault="00000000">
            <w:pPr>
              <w:pStyle w:val="Compact"/>
            </w:pPr>
            <w:r>
              <w:t>PS Match</w:t>
            </w:r>
          </w:p>
        </w:tc>
        <w:tc>
          <w:tcPr>
            <w:tcW w:w="373" w:type="dxa"/>
          </w:tcPr>
          <w:p w14:paraId="22568547" w14:textId="77777777" w:rsidR="00FD4489" w:rsidRDefault="00000000">
            <w:pPr>
              <w:pStyle w:val="Compact"/>
              <w:jc w:val="right"/>
            </w:pPr>
            <w:r>
              <w:t>200</w:t>
            </w:r>
          </w:p>
        </w:tc>
        <w:tc>
          <w:tcPr>
            <w:tcW w:w="672" w:type="dxa"/>
          </w:tcPr>
          <w:p w14:paraId="6C43B049" w14:textId="77777777" w:rsidR="00FD4489" w:rsidRDefault="00000000">
            <w:pPr>
              <w:pStyle w:val="Compact"/>
              <w:jc w:val="right"/>
            </w:pPr>
            <w:r>
              <w:t>-0.02615</w:t>
            </w:r>
          </w:p>
        </w:tc>
        <w:tc>
          <w:tcPr>
            <w:tcW w:w="597" w:type="dxa"/>
          </w:tcPr>
          <w:p w14:paraId="7BCEC2E6" w14:textId="77777777" w:rsidR="00FD4489" w:rsidRDefault="00000000">
            <w:pPr>
              <w:pStyle w:val="Compact"/>
              <w:jc w:val="right"/>
            </w:pPr>
            <w:r>
              <w:t>0.00732</w:t>
            </w:r>
          </w:p>
        </w:tc>
        <w:tc>
          <w:tcPr>
            <w:tcW w:w="672" w:type="dxa"/>
          </w:tcPr>
          <w:p w14:paraId="4617DE6D" w14:textId="77777777" w:rsidR="00FD4489" w:rsidRDefault="00000000">
            <w:pPr>
              <w:pStyle w:val="Compact"/>
              <w:jc w:val="right"/>
            </w:pPr>
            <w:r>
              <w:t>0.00732</w:t>
            </w:r>
          </w:p>
        </w:tc>
        <w:tc>
          <w:tcPr>
            <w:tcW w:w="597" w:type="dxa"/>
          </w:tcPr>
          <w:p w14:paraId="1CBCD298" w14:textId="77777777" w:rsidR="00FD4489" w:rsidRDefault="00000000">
            <w:pPr>
              <w:pStyle w:val="Compact"/>
              <w:jc w:val="right"/>
            </w:pPr>
            <w:r>
              <w:t>0.01612</w:t>
            </w:r>
          </w:p>
        </w:tc>
        <w:tc>
          <w:tcPr>
            <w:tcW w:w="597" w:type="dxa"/>
          </w:tcPr>
          <w:p w14:paraId="12E7C047" w14:textId="77777777" w:rsidR="00FD4489" w:rsidRDefault="00000000">
            <w:pPr>
              <w:pStyle w:val="Compact"/>
              <w:jc w:val="right"/>
            </w:pPr>
            <w:r>
              <w:t>0.01561</w:t>
            </w:r>
          </w:p>
        </w:tc>
        <w:tc>
          <w:tcPr>
            <w:tcW w:w="896" w:type="dxa"/>
          </w:tcPr>
          <w:p w14:paraId="5FC819F7" w14:textId="77777777" w:rsidR="00FD4489" w:rsidRDefault="00000000">
            <w:pPr>
              <w:pStyle w:val="Compact"/>
              <w:jc w:val="right"/>
            </w:pPr>
            <w:r>
              <w:t>0.968</w:t>
            </w:r>
          </w:p>
        </w:tc>
        <w:tc>
          <w:tcPr>
            <w:tcW w:w="597" w:type="dxa"/>
          </w:tcPr>
          <w:p w14:paraId="1A98FF16" w14:textId="77777777" w:rsidR="00FD4489" w:rsidRDefault="00000000">
            <w:pPr>
              <w:pStyle w:val="Compact"/>
              <w:jc w:val="right"/>
            </w:pPr>
            <w:r>
              <w:t>0.01767</w:t>
            </w:r>
          </w:p>
        </w:tc>
        <w:tc>
          <w:tcPr>
            <w:tcW w:w="672" w:type="dxa"/>
          </w:tcPr>
          <w:p w14:paraId="7A7EA71C" w14:textId="77777777" w:rsidR="00FD4489" w:rsidRDefault="00000000">
            <w:pPr>
              <w:pStyle w:val="Compact"/>
              <w:jc w:val="right"/>
            </w:pPr>
            <w:r>
              <w:t>0.915</w:t>
            </w:r>
          </w:p>
        </w:tc>
        <w:tc>
          <w:tcPr>
            <w:tcW w:w="747" w:type="dxa"/>
          </w:tcPr>
          <w:p w14:paraId="67DDDF3F" w14:textId="77777777" w:rsidR="00FD4489" w:rsidRDefault="00000000">
            <w:pPr>
              <w:pStyle w:val="Compact"/>
              <w:jc w:val="right"/>
            </w:pPr>
            <w:r>
              <w:t>0.0197</w:t>
            </w:r>
          </w:p>
        </w:tc>
        <w:tc>
          <w:tcPr>
            <w:tcW w:w="672" w:type="dxa"/>
          </w:tcPr>
          <w:p w14:paraId="45CA5A50" w14:textId="77777777" w:rsidR="00FD4489" w:rsidRDefault="00000000">
            <w:pPr>
              <w:pStyle w:val="Compact"/>
              <w:jc w:val="right"/>
            </w:pPr>
            <w:r>
              <w:t>NA</w:t>
            </w:r>
          </w:p>
        </w:tc>
      </w:tr>
      <w:tr w:rsidR="00FD4489" w14:paraId="402D1BF9" w14:textId="77777777">
        <w:tc>
          <w:tcPr>
            <w:tcW w:w="821" w:type="dxa"/>
          </w:tcPr>
          <w:p w14:paraId="7B09638B" w14:textId="77777777" w:rsidR="00FD4489" w:rsidRDefault="00000000">
            <w:pPr>
              <w:pStyle w:val="Compact"/>
            </w:pPr>
            <w:r>
              <w:t>TMLE</w:t>
            </w:r>
          </w:p>
        </w:tc>
        <w:tc>
          <w:tcPr>
            <w:tcW w:w="373" w:type="dxa"/>
          </w:tcPr>
          <w:p w14:paraId="323CB260" w14:textId="77777777" w:rsidR="00FD4489" w:rsidRDefault="00000000">
            <w:pPr>
              <w:pStyle w:val="Compact"/>
              <w:jc w:val="right"/>
            </w:pPr>
            <w:r>
              <w:t>200</w:t>
            </w:r>
          </w:p>
        </w:tc>
        <w:tc>
          <w:tcPr>
            <w:tcW w:w="672" w:type="dxa"/>
          </w:tcPr>
          <w:p w14:paraId="5D93CF7C" w14:textId="77777777" w:rsidR="00FD4489" w:rsidRDefault="00000000">
            <w:pPr>
              <w:pStyle w:val="Compact"/>
              <w:jc w:val="right"/>
            </w:pPr>
            <w:r>
              <w:t>-0.02651</w:t>
            </w:r>
          </w:p>
        </w:tc>
        <w:tc>
          <w:tcPr>
            <w:tcW w:w="597" w:type="dxa"/>
          </w:tcPr>
          <w:p w14:paraId="0A8BB43F" w14:textId="77777777" w:rsidR="00FD4489" w:rsidRDefault="00000000">
            <w:pPr>
              <w:pStyle w:val="Compact"/>
              <w:jc w:val="right"/>
            </w:pPr>
            <w:r>
              <w:t>0.00697</w:t>
            </w:r>
          </w:p>
        </w:tc>
        <w:tc>
          <w:tcPr>
            <w:tcW w:w="672" w:type="dxa"/>
          </w:tcPr>
          <w:p w14:paraId="2C8E9374" w14:textId="77777777" w:rsidR="00FD4489" w:rsidRDefault="00000000">
            <w:pPr>
              <w:pStyle w:val="Compact"/>
              <w:jc w:val="right"/>
            </w:pPr>
            <w:r>
              <w:t>0.00697</w:t>
            </w:r>
          </w:p>
        </w:tc>
        <w:tc>
          <w:tcPr>
            <w:tcW w:w="597" w:type="dxa"/>
          </w:tcPr>
          <w:p w14:paraId="74BB9650" w14:textId="77777777" w:rsidR="00FD4489" w:rsidRDefault="00000000">
            <w:pPr>
              <w:pStyle w:val="Compact"/>
              <w:jc w:val="right"/>
            </w:pPr>
            <w:r>
              <w:t>0.01462</w:t>
            </w:r>
          </w:p>
        </w:tc>
        <w:tc>
          <w:tcPr>
            <w:tcW w:w="597" w:type="dxa"/>
          </w:tcPr>
          <w:p w14:paraId="5B827EB6" w14:textId="77777777" w:rsidR="00FD4489" w:rsidRDefault="00000000">
            <w:pPr>
              <w:pStyle w:val="Compact"/>
              <w:jc w:val="right"/>
            </w:pPr>
            <w:r>
              <w:t>0.01458</w:t>
            </w:r>
          </w:p>
        </w:tc>
        <w:tc>
          <w:tcPr>
            <w:tcW w:w="896" w:type="dxa"/>
          </w:tcPr>
          <w:p w14:paraId="3843EB80" w14:textId="77777777" w:rsidR="00FD4489" w:rsidRDefault="00000000">
            <w:pPr>
              <w:pStyle w:val="Compact"/>
              <w:jc w:val="right"/>
            </w:pPr>
            <w:r>
              <w:t>0.998</w:t>
            </w:r>
          </w:p>
        </w:tc>
        <w:tc>
          <w:tcPr>
            <w:tcW w:w="597" w:type="dxa"/>
          </w:tcPr>
          <w:p w14:paraId="20AE701C" w14:textId="77777777" w:rsidR="00FD4489" w:rsidRDefault="00000000">
            <w:pPr>
              <w:pStyle w:val="Compact"/>
              <w:jc w:val="right"/>
            </w:pPr>
            <w:r>
              <w:t>0.01616</w:t>
            </w:r>
          </w:p>
        </w:tc>
        <w:tc>
          <w:tcPr>
            <w:tcW w:w="672" w:type="dxa"/>
          </w:tcPr>
          <w:p w14:paraId="5F0F9725" w14:textId="77777777" w:rsidR="00FD4489" w:rsidRDefault="00000000">
            <w:pPr>
              <w:pStyle w:val="Compact"/>
              <w:jc w:val="right"/>
            </w:pPr>
            <w:r>
              <w:t>0.925</w:t>
            </w:r>
          </w:p>
        </w:tc>
        <w:tc>
          <w:tcPr>
            <w:tcW w:w="747" w:type="dxa"/>
          </w:tcPr>
          <w:p w14:paraId="74265063" w14:textId="77777777" w:rsidR="00FD4489" w:rsidRDefault="00000000">
            <w:pPr>
              <w:pStyle w:val="Compact"/>
              <w:jc w:val="right"/>
            </w:pPr>
            <w:r>
              <w:t>0.0186</w:t>
            </w:r>
          </w:p>
        </w:tc>
        <w:tc>
          <w:tcPr>
            <w:tcW w:w="672" w:type="dxa"/>
          </w:tcPr>
          <w:p w14:paraId="7CE6E005" w14:textId="77777777" w:rsidR="00FD4489" w:rsidRDefault="00000000">
            <w:pPr>
              <w:pStyle w:val="Compact"/>
              <w:jc w:val="right"/>
            </w:pPr>
            <w:r>
              <w:t>NA</w:t>
            </w:r>
          </w:p>
        </w:tc>
      </w:tr>
      <w:tr w:rsidR="00FD4489" w14:paraId="2C2F2D26" w14:textId="77777777">
        <w:tc>
          <w:tcPr>
            <w:tcW w:w="821" w:type="dxa"/>
          </w:tcPr>
          <w:p w14:paraId="1D96F88D" w14:textId="77777777" w:rsidR="00FD4489" w:rsidRDefault="00000000">
            <w:pPr>
              <w:pStyle w:val="Compact"/>
            </w:pPr>
            <w:r>
              <w:t>TMLE_CF</w:t>
            </w:r>
          </w:p>
        </w:tc>
        <w:tc>
          <w:tcPr>
            <w:tcW w:w="373" w:type="dxa"/>
          </w:tcPr>
          <w:p w14:paraId="43C9EB93" w14:textId="77777777" w:rsidR="00FD4489" w:rsidRDefault="00000000">
            <w:pPr>
              <w:pStyle w:val="Compact"/>
              <w:jc w:val="right"/>
            </w:pPr>
            <w:r>
              <w:t>200</w:t>
            </w:r>
          </w:p>
        </w:tc>
        <w:tc>
          <w:tcPr>
            <w:tcW w:w="672" w:type="dxa"/>
          </w:tcPr>
          <w:p w14:paraId="345F42A4" w14:textId="77777777" w:rsidR="00FD4489" w:rsidRDefault="00000000">
            <w:pPr>
              <w:pStyle w:val="Compact"/>
              <w:jc w:val="right"/>
            </w:pPr>
            <w:r>
              <w:t>-0.02595</w:t>
            </w:r>
          </w:p>
        </w:tc>
        <w:tc>
          <w:tcPr>
            <w:tcW w:w="597" w:type="dxa"/>
          </w:tcPr>
          <w:p w14:paraId="458C580F" w14:textId="77777777" w:rsidR="00FD4489" w:rsidRDefault="00000000">
            <w:pPr>
              <w:pStyle w:val="Compact"/>
              <w:jc w:val="right"/>
            </w:pPr>
            <w:r>
              <w:t>0.00752</w:t>
            </w:r>
          </w:p>
        </w:tc>
        <w:tc>
          <w:tcPr>
            <w:tcW w:w="672" w:type="dxa"/>
          </w:tcPr>
          <w:p w14:paraId="341B000E" w14:textId="77777777" w:rsidR="00FD4489" w:rsidRDefault="00000000">
            <w:pPr>
              <w:pStyle w:val="Compact"/>
              <w:jc w:val="right"/>
            </w:pPr>
            <w:r>
              <w:t>0.00752</w:t>
            </w:r>
          </w:p>
        </w:tc>
        <w:tc>
          <w:tcPr>
            <w:tcW w:w="597" w:type="dxa"/>
          </w:tcPr>
          <w:p w14:paraId="0ADDF34E" w14:textId="77777777" w:rsidR="00FD4489" w:rsidRDefault="00000000">
            <w:pPr>
              <w:pStyle w:val="Compact"/>
              <w:jc w:val="right"/>
            </w:pPr>
            <w:r>
              <w:t>0.01454</w:t>
            </w:r>
          </w:p>
        </w:tc>
        <w:tc>
          <w:tcPr>
            <w:tcW w:w="597" w:type="dxa"/>
          </w:tcPr>
          <w:p w14:paraId="7FCB9F1F" w14:textId="77777777" w:rsidR="00FD4489" w:rsidRDefault="00000000">
            <w:pPr>
              <w:pStyle w:val="Compact"/>
              <w:jc w:val="right"/>
            </w:pPr>
            <w:r>
              <w:t>0.01461</w:t>
            </w:r>
          </w:p>
        </w:tc>
        <w:tc>
          <w:tcPr>
            <w:tcW w:w="896" w:type="dxa"/>
          </w:tcPr>
          <w:p w14:paraId="41A45369" w14:textId="77777777" w:rsidR="00FD4489" w:rsidRDefault="00000000">
            <w:pPr>
              <w:pStyle w:val="Compact"/>
              <w:jc w:val="right"/>
            </w:pPr>
            <w:r>
              <w:t>1.004</w:t>
            </w:r>
          </w:p>
        </w:tc>
        <w:tc>
          <w:tcPr>
            <w:tcW w:w="597" w:type="dxa"/>
          </w:tcPr>
          <w:p w14:paraId="5820B364" w14:textId="77777777" w:rsidR="00FD4489" w:rsidRDefault="00000000">
            <w:pPr>
              <w:pStyle w:val="Compact"/>
              <w:jc w:val="right"/>
            </w:pPr>
            <w:r>
              <w:t>0.01634</w:t>
            </w:r>
          </w:p>
        </w:tc>
        <w:tc>
          <w:tcPr>
            <w:tcW w:w="672" w:type="dxa"/>
          </w:tcPr>
          <w:p w14:paraId="798EF1C5" w14:textId="77777777" w:rsidR="00FD4489" w:rsidRDefault="00000000">
            <w:pPr>
              <w:pStyle w:val="Compact"/>
              <w:jc w:val="right"/>
            </w:pPr>
            <w:r>
              <w:t>0.935</w:t>
            </w:r>
          </w:p>
        </w:tc>
        <w:tc>
          <w:tcPr>
            <w:tcW w:w="747" w:type="dxa"/>
          </w:tcPr>
          <w:p w14:paraId="7BDE08BA" w14:textId="77777777" w:rsidR="00FD4489" w:rsidRDefault="00000000">
            <w:pPr>
              <w:pStyle w:val="Compact"/>
              <w:jc w:val="right"/>
            </w:pPr>
            <w:r>
              <w:t>0.0174</w:t>
            </w:r>
          </w:p>
        </w:tc>
        <w:tc>
          <w:tcPr>
            <w:tcW w:w="672" w:type="dxa"/>
          </w:tcPr>
          <w:p w14:paraId="1001B2A5" w14:textId="77777777" w:rsidR="00FD4489" w:rsidRDefault="00000000">
            <w:pPr>
              <w:pStyle w:val="Compact"/>
              <w:jc w:val="right"/>
            </w:pPr>
            <w:r>
              <w:t>NA</w:t>
            </w:r>
          </w:p>
        </w:tc>
      </w:tr>
      <w:tr w:rsidR="00FD4489" w14:paraId="584EEE36" w14:textId="77777777">
        <w:tc>
          <w:tcPr>
            <w:tcW w:w="821" w:type="dxa"/>
          </w:tcPr>
          <w:p w14:paraId="28E3D00A" w14:textId="77777777" w:rsidR="00FD4489" w:rsidRDefault="00000000">
            <w:pPr>
              <w:pStyle w:val="Compact"/>
            </w:pPr>
            <w:r>
              <w:t>Match_TMLE</w:t>
            </w:r>
          </w:p>
        </w:tc>
        <w:tc>
          <w:tcPr>
            <w:tcW w:w="373" w:type="dxa"/>
          </w:tcPr>
          <w:p w14:paraId="46B0E32E" w14:textId="77777777" w:rsidR="00FD4489" w:rsidRDefault="00000000">
            <w:pPr>
              <w:pStyle w:val="Compact"/>
              <w:jc w:val="right"/>
            </w:pPr>
            <w:r>
              <w:t>200</w:t>
            </w:r>
          </w:p>
        </w:tc>
        <w:tc>
          <w:tcPr>
            <w:tcW w:w="672" w:type="dxa"/>
          </w:tcPr>
          <w:p w14:paraId="0B08237F" w14:textId="77777777" w:rsidR="00FD4489" w:rsidRDefault="00000000">
            <w:pPr>
              <w:pStyle w:val="Compact"/>
              <w:jc w:val="right"/>
            </w:pPr>
            <w:r>
              <w:t>-0.02883</w:t>
            </w:r>
          </w:p>
        </w:tc>
        <w:tc>
          <w:tcPr>
            <w:tcW w:w="597" w:type="dxa"/>
          </w:tcPr>
          <w:p w14:paraId="52467310" w14:textId="77777777" w:rsidR="00FD4489" w:rsidRDefault="00000000">
            <w:pPr>
              <w:pStyle w:val="Compact"/>
              <w:jc w:val="right"/>
            </w:pPr>
            <w:r>
              <w:t>0.00465</w:t>
            </w:r>
          </w:p>
        </w:tc>
        <w:tc>
          <w:tcPr>
            <w:tcW w:w="672" w:type="dxa"/>
          </w:tcPr>
          <w:p w14:paraId="73B901EE" w14:textId="77777777" w:rsidR="00FD4489" w:rsidRDefault="00000000">
            <w:pPr>
              <w:pStyle w:val="Compact"/>
              <w:jc w:val="right"/>
            </w:pPr>
            <w:r>
              <w:t>0.00465</w:t>
            </w:r>
          </w:p>
        </w:tc>
        <w:tc>
          <w:tcPr>
            <w:tcW w:w="597" w:type="dxa"/>
          </w:tcPr>
          <w:p w14:paraId="1B8BEE7D" w14:textId="77777777" w:rsidR="00FD4489" w:rsidRDefault="00000000">
            <w:pPr>
              <w:pStyle w:val="Compact"/>
              <w:jc w:val="right"/>
            </w:pPr>
            <w:r>
              <w:t>0.01560</w:t>
            </w:r>
          </w:p>
        </w:tc>
        <w:tc>
          <w:tcPr>
            <w:tcW w:w="597" w:type="dxa"/>
          </w:tcPr>
          <w:p w14:paraId="624901F5" w14:textId="77777777" w:rsidR="00FD4489" w:rsidRDefault="00000000">
            <w:pPr>
              <w:pStyle w:val="Compact"/>
              <w:jc w:val="right"/>
            </w:pPr>
            <w:r>
              <w:t>0.01651</w:t>
            </w:r>
          </w:p>
        </w:tc>
        <w:tc>
          <w:tcPr>
            <w:tcW w:w="896" w:type="dxa"/>
          </w:tcPr>
          <w:p w14:paraId="25DCF7F6" w14:textId="77777777" w:rsidR="00FD4489" w:rsidRDefault="00000000">
            <w:pPr>
              <w:pStyle w:val="Compact"/>
              <w:jc w:val="right"/>
            </w:pPr>
            <w:r>
              <w:t>1.058</w:t>
            </w:r>
          </w:p>
        </w:tc>
        <w:tc>
          <w:tcPr>
            <w:tcW w:w="597" w:type="dxa"/>
          </w:tcPr>
          <w:p w14:paraId="292157AF" w14:textId="77777777" w:rsidR="00FD4489" w:rsidRDefault="00000000">
            <w:pPr>
              <w:pStyle w:val="Compact"/>
              <w:jc w:val="right"/>
            </w:pPr>
            <w:r>
              <w:t>0.01624</w:t>
            </w:r>
          </w:p>
        </w:tc>
        <w:tc>
          <w:tcPr>
            <w:tcW w:w="672" w:type="dxa"/>
          </w:tcPr>
          <w:p w14:paraId="7F2D9AB4" w14:textId="77777777" w:rsidR="00FD4489" w:rsidRDefault="00000000">
            <w:pPr>
              <w:pStyle w:val="Compact"/>
              <w:jc w:val="right"/>
            </w:pPr>
            <w:r>
              <w:t>0.955</w:t>
            </w:r>
          </w:p>
        </w:tc>
        <w:tc>
          <w:tcPr>
            <w:tcW w:w="747" w:type="dxa"/>
          </w:tcPr>
          <w:p w14:paraId="1394EC32" w14:textId="77777777" w:rsidR="00FD4489" w:rsidRDefault="00000000">
            <w:pPr>
              <w:pStyle w:val="Compact"/>
              <w:jc w:val="right"/>
            </w:pPr>
            <w:r>
              <w:t>0.0147</w:t>
            </w:r>
          </w:p>
        </w:tc>
        <w:tc>
          <w:tcPr>
            <w:tcW w:w="672" w:type="dxa"/>
          </w:tcPr>
          <w:p w14:paraId="5335F6EE" w14:textId="77777777" w:rsidR="00FD4489" w:rsidRDefault="00000000">
            <w:pPr>
              <w:pStyle w:val="Compact"/>
              <w:jc w:val="right"/>
            </w:pPr>
            <w:r>
              <w:t>NA</w:t>
            </w:r>
          </w:p>
        </w:tc>
      </w:tr>
    </w:tbl>
    <w:p w14:paraId="67158114" w14:textId="77777777" w:rsidR="00FD4489" w:rsidRDefault="00000000">
      <w:pPr>
        <w:pStyle w:val="Heading3"/>
      </w:pPr>
      <w:bookmarkStart w:id="84" w:name="interpretation"/>
      <w:bookmarkEnd w:id="83"/>
      <w:r>
        <w:t>8.2.4 Interpretation</w:t>
      </w:r>
    </w:p>
    <w:p w14:paraId="3F05D8F2" w14:textId="77777777" w:rsidR="00FD4489" w:rsidRDefault="00000000">
      <w:pPr>
        <w:pStyle w:val="FirstParagraph"/>
      </w:pPr>
      <w:r>
        <w:t>The simulation illustrates three intended uses of the staged workflow: confirming acceptable finite-sample behaviour, detecting instability under marginal overlap, and stopping under a prespecified data-generating process that encodes an identification failure.</w:t>
      </w:r>
    </w:p>
    <w:p w14:paraId="5E609F58" w14:textId="77777777" w:rsidR="00FD4489" w:rsidRDefault="00000000">
      <w:pPr>
        <w:pStyle w:val="BodyText"/>
      </w:pPr>
      <w:r>
        <w:lastRenderedPageBreak/>
        <w:t xml:space="preserve">It is worth being explicit about what the workflow is and is not showing. A STOP decision is </w:t>
      </w:r>
      <w:r>
        <w:rPr>
          <w:b/>
          <w:bCs/>
        </w:rPr>
        <w:t>a failure of prespecified operating-characteristic thresholds under the simulated DGP</w:t>
      </w:r>
      <w:r>
        <w:t xml:space="preserve">, not </w:t>
      </w:r>
      <w:r>
        <w:rPr>
          <w:b/>
          <w:bCs/>
        </w:rPr>
        <w:t>detected real-data bias</w:t>
      </w:r>
      <w:r>
        <w:t xml:space="preserve">. The clarity of the STOP decision in Scenario C depends on the analyst having anticipated the threat (unmeasured confounding) and having encoded a corresponding latent </w:t>
      </w:r>
      <m:oMath>
        <m:r>
          <w:rPr>
            <w:rFonts w:ascii="Cambria Math" w:hAnsi="Cambria Math"/>
          </w:rPr>
          <m:t>U</m:t>
        </m:r>
      </m:oMath>
      <w:r>
        <w:t xml:space="preserve"> scenario in the locked DGP; the package does not infer the threat from the realised data, and a STOP under a stress scenario that the analyst chose to include is a different claim from “this study has unmeasured confounding”. The same distinction applies in reverse: a GO decision does not imply that the realised data are free of the threat, only that, under the prespecified DGP and the locked thresholds, the candidate estimator does not fail. The printed tables include the Monte Carlo standard error of the coverage estimate so the reader can judge which differences exceed Monte Carlo noise.</w:t>
      </w:r>
    </w:p>
    <w:p w14:paraId="3BCDCE3B" w14:textId="77777777" w:rsidR="00FD4489" w:rsidRDefault="00000000">
      <w:pPr>
        <w:pStyle w:val="BodyText"/>
      </w:pPr>
      <w:r>
        <w:t>Under good overlap (Scenario A) all adjusted estimators recover the truth with bias well under the prespecified threshold of 0.02 and with confidence intervals that cover at the nominal rate. The crude estimator has substantial residual confounding and its confidence intervals do not cover at 95%. This is the textbook benchmark check.</w:t>
      </w:r>
    </w:p>
    <w:p w14:paraId="616D906A" w14:textId="77777777" w:rsidR="00FD4489" w:rsidRDefault="00000000">
      <w:pPr>
        <w:pStyle w:val="BodyText"/>
      </w:pPr>
      <w:r>
        <w:t>Under marginal overlap (Scenario B) the crude estimator shifts further from the truth and IPTW shows wider CIs reflecting the heavier weights, while TMLE and CV-TMLE hold bias small relative to their empirical standard deviation (the residual bias is statistically distinguishable from zero at the Monte Carlo sample size used, but is an order of magnitude smaller than the empirical SD). The plasmode-selected specification chooses a higher truncation level than under Scenario A, illustrating that the candidate selection adapts to the observed data structure.</w:t>
      </w:r>
    </w:p>
    <w:p w14:paraId="434A0A53" w14:textId="77777777" w:rsidR="00FD4489" w:rsidRDefault="00000000">
      <w:pPr>
        <w:pStyle w:val="BodyText"/>
      </w:pPr>
      <w:r>
        <w:t xml:space="preserve">Under unmeasured confounding (Scenario C) every estimator is biased in the same direction, because no method that adjusts only on </w:t>
      </w:r>
      <m:oMath>
        <m:r>
          <w:rPr>
            <w:rFonts w:ascii="Cambria Math" w:hAnsi="Cambria Math"/>
          </w:rPr>
          <m:t>W</m:t>
        </m:r>
      </m:oMath>
      <w:r>
        <w:t xml:space="preserve"> can remove the contribution of </w:t>
      </w:r>
      <m:oMath>
        <m:r>
          <w:rPr>
            <w:rFonts w:ascii="Cambria Math" w:hAnsi="Cambria Math"/>
          </w:rPr>
          <m:t>U</m:t>
        </m:r>
      </m:oMath>
      <w:r>
        <w:t xml:space="preserve"> to the treatment-outcome association. The bias is smallest for TMLE and largest for the crude estimator, but the difference is one of degree, not of kind. The pre-outcome decision returns STOP for Scenario C. Inspection of the per-component thresholds shows that the trigger is the unmeasured-confounding DQ row (estimated bias from the U-shift scenario exceeds the prespecified maximum), rather than the baseline plasmode coverage check: the baseline TMLE coverage in Scenario C is at the lower edge of the prespecified range, and the DQ supplement is what makes the failure unambiguous. This illustrates the intended role of the DQ stress test as a quantitative supplement to the baseline plasmode metrics.</w:t>
      </w:r>
    </w:p>
    <w:p w14:paraId="0A7AE780" w14:textId="77777777" w:rsidR="00FD4489" w:rsidRDefault="00000000">
      <w:pPr>
        <w:pStyle w:val="BodyText"/>
      </w:pPr>
      <w:r>
        <w:t xml:space="preserve">A separate pattern concerns </w:t>
      </w:r>
      <w:r>
        <w:rPr>
          <w:b/>
          <w:bCs/>
        </w:rPr>
        <w:t>variance-estimator selection</w:t>
      </w:r>
      <w:r>
        <w:t xml:space="preserve">, the second stage of FIORD’s two-stage selector (Nance et al. 2026), and is worth surfacing because it routinely surprises applied users. The mean-SE-to-empirical-SD ratio for IPTW is often above one in our scenarios, because the default IF-based variance estimator treats the propensity score as known and is therefore conservative when the propensity score has actually been estimated (J. M. Robins and Rotnitzky 1992). Doubly robust estimators (TMLE, AIPW, CV-TMLE) do not share this conservativeness once the nuisance fits are properly cross-fit; the </w:t>
      </w:r>
      <w:r>
        <w:lastRenderedPageBreak/>
        <w:t>SE/SD ratio for TMLE_CF stays near one across our scenarios. The matching-with-TMLE composition shows a similar pattern in Scenario B, where the SE-to-empirical-SD ratio reaches roughly two and coverage exceeds nominal, because the post-match TMLE step treats the matched cohort as if it were a fresh independent sample, ignoring the residual variability introduced by the matching draw.</w:t>
      </w:r>
    </w:p>
    <w:p w14:paraId="280FC8B5" w14:textId="77777777" w:rsidR="00FD4489" w:rsidRDefault="00000000">
      <w:pPr>
        <w:pStyle w:val="BodyText"/>
      </w:pPr>
      <w:r>
        <w:t xml:space="preserve">The applied implication is consistent across the FIORD case study (Nance et al. 2026), the older Mertens–Zhang Danish-registry investigation (Mertens, Zhang, et al. 2024), and our own results here: when the prespecified primary is an IPW estimator, a matched-cohort estimator, or any TMLE running on a non-i.i.d. sample, the default IF-based variance is likely to be conservative and the </w:t>
      </w:r>
      <w:r>
        <w:rPr>
          <w:b/>
          <w:bCs/>
        </w:rPr>
        <w:t>nonparametric bootstrap variance</w:t>
      </w:r>
      <w:r>
        <w:t xml:space="preserve"> is the principled fix. The bootstrap is therefore the recommended variance method for the two-stage selector’s second stage in cleanTMLE 0.2; the present release supports it externally and surfaces the IF-based SE for back-compatibility.</w:t>
      </w:r>
    </w:p>
    <w:p w14:paraId="00938BDE" w14:textId="77777777" w:rsidR="00FD4489" w:rsidRDefault="00000000">
      <w:pPr>
        <w:pStyle w:val="CaptionedFigure"/>
      </w:pPr>
      <w:r>
        <w:rPr>
          <w:noProof/>
        </w:rPr>
        <w:lastRenderedPageBreak/>
        <w:drawing>
          <wp:inline distT="0" distB="0" distL="0" distR="0" wp14:anchorId="4CE9F78E" wp14:editId="46CAE50B">
            <wp:extent cx="5334000" cy="6000750"/>
            <wp:effectExtent l="0" t="0" r="0" b="0"/>
            <wp:docPr id="75" name="Picture" descr="Sampling distribution of the risk-difference estimate across Monte Carlo replicates. The dashed red line marks the true RD. Under unmeasured confounding (C), all estimators are shifted from the truth."/>
            <wp:cNvGraphicFramePr/>
            <a:graphic xmlns:a="http://schemas.openxmlformats.org/drawingml/2006/main">
              <a:graphicData uri="http://schemas.openxmlformats.org/drawingml/2006/picture">
                <pic:pic xmlns:pic="http://schemas.openxmlformats.org/drawingml/2006/picture">
                  <pic:nvPicPr>
                    <pic:cNvPr id="76" name="Picture" descr="manuscript_outcome_blind_dq_files/figure-docx/mc-boxplots-1.png"/>
                    <pic:cNvPicPr>
                      <a:picLocks noChangeAspect="1" noChangeArrowheads="1"/>
                    </pic:cNvPicPr>
                  </pic:nvPicPr>
                  <pic:blipFill>
                    <a:blip r:embed="rId12"/>
                    <a:stretch>
                      <a:fillRect/>
                    </a:stretch>
                  </pic:blipFill>
                  <pic:spPr bwMode="auto">
                    <a:xfrm>
                      <a:off x="0" y="0"/>
                      <a:ext cx="5334000" cy="6000750"/>
                    </a:xfrm>
                    <a:prstGeom prst="rect">
                      <a:avLst/>
                    </a:prstGeom>
                    <a:noFill/>
                    <a:ln w="9525">
                      <a:noFill/>
                      <a:headEnd/>
                      <a:tailEnd/>
                    </a:ln>
                  </pic:spPr>
                </pic:pic>
              </a:graphicData>
            </a:graphic>
          </wp:inline>
        </w:drawing>
      </w:r>
    </w:p>
    <w:p w14:paraId="37697B65" w14:textId="77777777" w:rsidR="00FD4489" w:rsidRDefault="00000000">
      <w:pPr>
        <w:pStyle w:val="ImageCaption"/>
      </w:pPr>
      <w:r>
        <w:t>Sampling distribution of the risk-difference estimate across Monte Carlo replicates. The dashed red line marks the true RD. Under unmeasured confounding (C), all estimators are shifted from the truth.</w:t>
      </w:r>
    </w:p>
    <w:p w14:paraId="64AFB0ED" w14:textId="77777777" w:rsidR="00FD4489" w:rsidRDefault="00000000">
      <w:pPr>
        <w:pStyle w:val="CaptionedFigure"/>
      </w:pPr>
      <w:r>
        <w:rPr>
          <w:noProof/>
        </w:rPr>
        <w:lastRenderedPageBreak/>
        <w:drawing>
          <wp:inline distT="0" distB="0" distL="0" distR="0" wp14:anchorId="70C1A465" wp14:editId="4FCCA8E2">
            <wp:extent cx="5334000" cy="3333750"/>
            <wp:effectExtent l="0" t="0" r="0" b="0"/>
            <wp:docPr id="78" name="Picture" descr="95% CI coverage by estimator and scenario. The dashed red line marks the nominal 95%."/>
            <wp:cNvGraphicFramePr/>
            <a:graphic xmlns:a="http://schemas.openxmlformats.org/drawingml/2006/main">
              <a:graphicData uri="http://schemas.openxmlformats.org/drawingml/2006/picture">
                <pic:pic xmlns:pic="http://schemas.openxmlformats.org/drawingml/2006/picture">
                  <pic:nvPicPr>
                    <pic:cNvPr id="79" name="Picture" descr="manuscript_outcome_blind_dq_files/figure-docx/coverage-bar-1.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14:paraId="4323543B" w14:textId="77777777" w:rsidR="00FD4489" w:rsidRDefault="00000000">
      <w:pPr>
        <w:pStyle w:val="ImageCaption"/>
      </w:pPr>
      <w:r>
        <w:t>95% CI coverage by estimator and scenario. The dashed red line marks the nominal 95%.</w:t>
      </w:r>
    </w:p>
    <w:p w14:paraId="3D6336FF" w14:textId="77777777" w:rsidR="00FD4489" w:rsidRDefault="00000000">
      <w:pPr>
        <w:pStyle w:val="CaptionedFigure"/>
      </w:pPr>
      <w:r>
        <w:rPr>
          <w:noProof/>
        </w:rPr>
        <w:drawing>
          <wp:inline distT="0" distB="0" distL="0" distR="0" wp14:anchorId="7977B90B" wp14:editId="0102DE20">
            <wp:extent cx="5334000" cy="3333750"/>
            <wp:effectExtent l="0" t="0" r="0" b="0"/>
            <wp:docPr id="81" name="Picture" descr="Ratio of mean reported SE to empirical SD. Values near 1.0 indicate well-calibrated standard errors."/>
            <wp:cNvGraphicFramePr/>
            <a:graphic xmlns:a="http://schemas.openxmlformats.org/drawingml/2006/main">
              <a:graphicData uri="http://schemas.openxmlformats.org/drawingml/2006/picture">
                <pic:pic xmlns:pic="http://schemas.openxmlformats.org/drawingml/2006/picture">
                  <pic:nvPicPr>
                    <pic:cNvPr id="82" name="Picture" descr="manuscript_outcome_blind_dq_files/figure-docx/se-calibration-1.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14:paraId="2241AD21" w14:textId="77777777" w:rsidR="00FD4489" w:rsidRDefault="00000000">
      <w:pPr>
        <w:pStyle w:val="ImageCaption"/>
      </w:pPr>
      <w:r>
        <w:t>Ratio of mean reported SE to empirical SD. Values near 1.0 indicate well-calibrated standard errors.</w:t>
      </w:r>
    </w:p>
    <w:p w14:paraId="4C9B9252" w14:textId="77777777" w:rsidR="00FD4489" w:rsidRDefault="00000000">
      <w:pPr>
        <w:pStyle w:val="CaptionedFigure"/>
      </w:pPr>
      <w:r>
        <w:rPr>
          <w:noProof/>
        </w:rPr>
        <w:lastRenderedPageBreak/>
        <w:drawing>
          <wp:inline distT="0" distB="0" distL="0" distR="0" wp14:anchorId="6610204E" wp14:editId="13B43066">
            <wp:extent cx="5334000" cy="4000500"/>
            <wp:effectExtent l="0" t="0" r="0" b="0"/>
            <wp:docPr id="84" name="Picture" descr="Forest plot of Monte Carlo mean estimates by estimator and scenario, with Monte Carlo 95 percent intervals. The dashed grey line marks each scenario’s true RD; the dashed red lines mark the prespecified |bias| decision threshold around the truth (max_abs_bias = 0.02). Candidates falling outside the red lines trip the locked decision rule for that scenario."/>
            <wp:cNvGraphicFramePr/>
            <a:graphic xmlns:a="http://schemas.openxmlformats.org/drawingml/2006/main">
              <a:graphicData uri="http://schemas.openxmlformats.org/drawingml/2006/picture">
                <pic:pic xmlns:pic="http://schemas.openxmlformats.org/drawingml/2006/picture">
                  <pic:nvPicPr>
                    <pic:cNvPr id="85" name="Picture" descr="manuscript_outcome_blind_dq_files/figure-docx/mc-forest-1.png"/>
                    <pic:cNvPicPr>
                      <a:picLocks noChangeAspect="1" noChangeArrowheads="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14:paraId="07492AA2" w14:textId="77777777" w:rsidR="00FD4489" w:rsidRDefault="00000000">
      <w:pPr>
        <w:pStyle w:val="ImageCaption"/>
      </w:pPr>
      <w:r>
        <w:t>Forest plot of Monte Carlo mean estimates by estimator and scenario, with Monte Carlo 95 percent intervals. The dashed grey line marks each scenario’s true RD; the dashed red lines mark the prespecified |bias| decision threshold around the truth (max_abs_bias = 0.02). Candidates falling outside the red lines trip the locked decision rule for that scenario.</w:t>
      </w:r>
    </w:p>
    <w:p w14:paraId="1CF55056" w14:textId="77777777" w:rsidR="00FD4489" w:rsidRDefault="00000000">
      <w:pPr>
        <w:pStyle w:val="Heading2"/>
      </w:pPr>
      <w:bookmarkStart w:id="85" w:name="plasmode-dq-stress-test-results"/>
      <w:bookmarkEnd w:id="80"/>
      <w:bookmarkEnd w:id="84"/>
      <w:r>
        <w:t>8.3 Plasmode DQ stress-test results</w:t>
      </w:r>
    </w:p>
    <w:p w14:paraId="0A17B1A9" w14:textId="77777777" w:rsidR="00FD4489" w:rsidRDefault="00000000">
      <w:pPr>
        <w:pStyle w:val="Heading3"/>
      </w:pPr>
      <w:bookmarkStart w:id="86" w:name="scenario-a-good-overlap"/>
      <w:r>
        <w:t>8.3.1 Scenario A: Good Overlap</w:t>
      </w:r>
    </w:p>
    <w:p w14:paraId="4A075FA2" w14:textId="77777777" w:rsidR="00FD4489" w:rsidRDefault="00000000">
      <w:pPr>
        <w:pStyle w:val="FirstParagraph"/>
      </w:pPr>
      <w:r>
        <w:t xml:space="preserve">Selected candidate: </w:t>
      </w:r>
      <w:r>
        <w:rPr>
          <w:rStyle w:val="VerbatimChar"/>
        </w:rPr>
        <w:t>glmnet_t05</w:t>
      </w:r>
    </w:p>
    <w:p w14:paraId="17ECAF62" w14:textId="77777777" w:rsidR="00FD4489" w:rsidRDefault="00000000">
      <w:pPr>
        <w:pStyle w:val="TableCaption"/>
      </w:pPr>
      <w:r>
        <w:t>DQ degradation: Scenario A: Good Overlap (candidate: glmnet_t05)</w:t>
      </w:r>
    </w:p>
    <w:tbl>
      <w:tblPr>
        <w:tblStyle w:val="Table"/>
        <w:tblW w:w="5000" w:type="pct"/>
        <w:tblLayout w:type="fixed"/>
        <w:tblLook w:val="0020" w:firstRow="1" w:lastRow="0" w:firstColumn="0" w:lastColumn="0" w:noHBand="0" w:noVBand="0"/>
      </w:tblPr>
      <w:tblGrid>
        <w:gridCol w:w="286"/>
        <w:gridCol w:w="1151"/>
        <w:gridCol w:w="1593"/>
        <w:gridCol w:w="1238"/>
        <w:gridCol w:w="1238"/>
        <w:gridCol w:w="973"/>
        <w:gridCol w:w="1150"/>
        <w:gridCol w:w="1150"/>
        <w:gridCol w:w="797"/>
      </w:tblGrid>
      <w:tr w:rsidR="00FD4489" w14:paraId="32855B51"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220" w:type="dxa"/>
          </w:tcPr>
          <w:p w14:paraId="6E10FACC" w14:textId="77777777" w:rsidR="00FD4489" w:rsidRDefault="00FD4489">
            <w:pPr>
              <w:pStyle w:val="Compact"/>
            </w:pPr>
          </w:p>
        </w:tc>
        <w:tc>
          <w:tcPr>
            <w:tcW w:w="953" w:type="dxa"/>
          </w:tcPr>
          <w:p w14:paraId="1C7246CB" w14:textId="77777777" w:rsidR="00FD4489" w:rsidRDefault="00000000">
            <w:pPr>
              <w:pStyle w:val="Compact"/>
            </w:pPr>
            <w:r>
              <w:t>scenario</w:t>
            </w:r>
          </w:p>
        </w:tc>
        <w:tc>
          <w:tcPr>
            <w:tcW w:w="1320" w:type="dxa"/>
          </w:tcPr>
          <w:p w14:paraId="671295C3" w14:textId="77777777" w:rsidR="00FD4489" w:rsidRDefault="00000000">
            <w:pPr>
              <w:pStyle w:val="Compact"/>
            </w:pPr>
            <w:r>
              <w:t>level</w:t>
            </w:r>
          </w:p>
        </w:tc>
        <w:tc>
          <w:tcPr>
            <w:tcW w:w="1026" w:type="dxa"/>
          </w:tcPr>
          <w:p w14:paraId="4F0846A3" w14:textId="77777777" w:rsidR="00FD4489" w:rsidRDefault="00000000">
            <w:pPr>
              <w:pStyle w:val="Compact"/>
              <w:jc w:val="right"/>
            </w:pPr>
            <w:r>
              <w:t>bias_baseline</w:t>
            </w:r>
          </w:p>
        </w:tc>
        <w:tc>
          <w:tcPr>
            <w:tcW w:w="1026" w:type="dxa"/>
          </w:tcPr>
          <w:p w14:paraId="0B8AAB2B" w14:textId="77777777" w:rsidR="00FD4489" w:rsidRDefault="00000000">
            <w:pPr>
              <w:pStyle w:val="Compact"/>
              <w:jc w:val="right"/>
            </w:pPr>
            <w:r>
              <w:t>bias_degraded</w:t>
            </w:r>
          </w:p>
        </w:tc>
        <w:tc>
          <w:tcPr>
            <w:tcW w:w="806" w:type="dxa"/>
          </w:tcPr>
          <w:p w14:paraId="61D53CD4" w14:textId="77777777" w:rsidR="00FD4489" w:rsidRDefault="00000000">
            <w:pPr>
              <w:pStyle w:val="Compact"/>
              <w:jc w:val="right"/>
            </w:pPr>
            <w:r>
              <w:t>rmse_ratio</w:t>
            </w:r>
          </w:p>
        </w:tc>
        <w:tc>
          <w:tcPr>
            <w:tcW w:w="953" w:type="dxa"/>
          </w:tcPr>
          <w:p w14:paraId="4C8B714C" w14:textId="77777777" w:rsidR="00FD4489" w:rsidRDefault="00000000">
            <w:pPr>
              <w:pStyle w:val="Compact"/>
              <w:jc w:val="right"/>
            </w:pPr>
            <w:r>
              <w:t>cov_baseline</w:t>
            </w:r>
          </w:p>
        </w:tc>
        <w:tc>
          <w:tcPr>
            <w:tcW w:w="953" w:type="dxa"/>
          </w:tcPr>
          <w:p w14:paraId="1C865A1C" w14:textId="77777777" w:rsidR="00FD4489" w:rsidRDefault="00000000">
            <w:pPr>
              <w:pStyle w:val="Compact"/>
              <w:jc w:val="right"/>
            </w:pPr>
            <w:r>
              <w:t>cov_degraded</w:t>
            </w:r>
          </w:p>
        </w:tc>
        <w:tc>
          <w:tcPr>
            <w:tcW w:w="660" w:type="dxa"/>
          </w:tcPr>
          <w:p w14:paraId="693BB46B" w14:textId="77777777" w:rsidR="00FD4489" w:rsidRDefault="00000000">
            <w:pPr>
              <w:pStyle w:val="Compact"/>
              <w:jc w:val="right"/>
            </w:pPr>
            <w:r>
              <w:t>cov_drop</w:t>
            </w:r>
          </w:p>
        </w:tc>
      </w:tr>
      <w:tr w:rsidR="00FD4489" w14:paraId="49A4AA40" w14:textId="77777777">
        <w:tc>
          <w:tcPr>
            <w:tcW w:w="220" w:type="dxa"/>
          </w:tcPr>
          <w:p w14:paraId="410D023A" w14:textId="77777777" w:rsidR="00FD4489" w:rsidRDefault="00000000">
            <w:pPr>
              <w:pStyle w:val="Compact"/>
            </w:pPr>
            <w:r>
              <w:t>4</w:t>
            </w:r>
          </w:p>
        </w:tc>
        <w:tc>
          <w:tcPr>
            <w:tcW w:w="953" w:type="dxa"/>
          </w:tcPr>
          <w:p w14:paraId="2B1B2FB5" w14:textId="77777777" w:rsidR="00FD4489" w:rsidRDefault="00000000">
            <w:pPr>
              <w:pStyle w:val="Compact"/>
            </w:pPr>
            <w:r>
              <w:t>cov_miss</w:t>
            </w:r>
          </w:p>
        </w:tc>
        <w:tc>
          <w:tcPr>
            <w:tcW w:w="1320" w:type="dxa"/>
          </w:tcPr>
          <w:p w14:paraId="4D01F4EA" w14:textId="77777777" w:rsidR="00FD4489" w:rsidRDefault="00000000">
            <w:pPr>
              <w:pStyle w:val="Compact"/>
            </w:pPr>
            <w:r>
              <w:t>0.05</w:t>
            </w:r>
          </w:p>
        </w:tc>
        <w:tc>
          <w:tcPr>
            <w:tcW w:w="1026" w:type="dxa"/>
          </w:tcPr>
          <w:p w14:paraId="5F1D9DC2" w14:textId="77777777" w:rsidR="00FD4489" w:rsidRDefault="00000000">
            <w:pPr>
              <w:pStyle w:val="Compact"/>
              <w:jc w:val="right"/>
            </w:pPr>
            <w:r>
              <w:t>0.00294</w:t>
            </w:r>
          </w:p>
        </w:tc>
        <w:tc>
          <w:tcPr>
            <w:tcW w:w="1026" w:type="dxa"/>
          </w:tcPr>
          <w:p w14:paraId="0E39F2C5" w14:textId="77777777" w:rsidR="00FD4489" w:rsidRDefault="00000000">
            <w:pPr>
              <w:pStyle w:val="Compact"/>
              <w:jc w:val="right"/>
            </w:pPr>
            <w:r>
              <w:t>0.00041</w:t>
            </w:r>
          </w:p>
        </w:tc>
        <w:tc>
          <w:tcPr>
            <w:tcW w:w="806" w:type="dxa"/>
          </w:tcPr>
          <w:p w14:paraId="60233A7E" w14:textId="77777777" w:rsidR="00FD4489" w:rsidRDefault="00000000">
            <w:pPr>
              <w:pStyle w:val="Compact"/>
              <w:jc w:val="right"/>
            </w:pPr>
            <w:r>
              <w:t>0.753</w:t>
            </w:r>
          </w:p>
        </w:tc>
        <w:tc>
          <w:tcPr>
            <w:tcW w:w="953" w:type="dxa"/>
          </w:tcPr>
          <w:p w14:paraId="4287E630" w14:textId="77777777" w:rsidR="00FD4489" w:rsidRDefault="00000000">
            <w:pPr>
              <w:pStyle w:val="Compact"/>
              <w:jc w:val="right"/>
            </w:pPr>
            <w:r>
              <w:t>0.933</w:t>
            </w:r>
          </w:p>
        </w:tc>
        <w:tc>
          <w:tcPr>
            <w:tcW w:w="953" w:type="dxa"/>
          </w:tcPr>
          <w:p w14:paraId="7296A749" w14:textId="77777777" w:rsidR="00FD4489" w:rsidRDefault="00000000">
            <w:pPr>
              <w:pStyle w:val="Compact"/>
              <w:jc w:val="right"/>
            </w:pPr>
            <w:r>
              <w:t>0.933</w:t>
            </w:r>
          </w:p>
        </w:tc>
        <w:tc>
          <w:tcPr>
            <w:tcW w:w="660" w:type="dxa"/>
          </w:tcPr>
          <w:p w14:paraId="189C9249" w14:textId="77777777" w:rsidR="00FD4489" w:rsidRDefault="00000000">
            <w:pPr>
              <w:pStyle w:val="Compact"/>
              <w:jc w:val="right"/>
            </w:pPr>
            <w:r>
              <w:t>0.000</w:t>
            </w:r>
          </w:p>
        </w:tc>
      </w:tr>
      <w:tr w:rsidR="00FD4489" w14:paraId="48E1D36E" w14:textId="77777777">
        <w:tc>
          <w:tcPr>
            <w:tcW w:w="220" w:type="dxa"/>
          </w:tcPr>
          <w:p w14:paraId="4D2427C6" w14:textId="77777777" w:rsidR="00FD4489" w:rsidRDefault="00000000">
            <w:pPr>
              <w:pStyle w:val="Compact"/>
            </w:pPr>
            <w:r>
              <w:t>8</w:t>
            </w:r>
          </w:p>
        </w:tc>
        <w:tc>
          <w:tcPr>
            <w:tcW w:w="953" w:type="dxa"/>
          </w:tcPr>
          <w:p w14:paraId="7F16BE8D" w14:textId="77777777" w:rsidR="00FD4489" w:rsidRDefault="00000000">
            <w:pPr>
              <w:pStyle w:val="Compact"/>
            </w:pPr>
            <w:r>
              <w:t>cov_miss</w:t>
            </w:r>
          </w:p>
        </w:tc>
        <w:tc>
          <w:tcPr>
            <w:tcW w:w="1320" w:type="dxa"/>
          </w:tcPr>
          <w:p w14:paraId="26992F72" w14:textId="77777777" w:rsidR="00FD4489" w:rsidRDefault="00000000">
            <w:pPr>
              <w:pStyle w:val="Compact"/>
            </w:pPr>
            <w:r>
              <w:t>0.1</w:t>
            </w:r>
          </w:p>
        </w:tc>
        <w:tc>
          <w:tcPr>
            <w:tcW w:w="1026" w:type="dxa"/>
          </w:tcPr>
          <w:p w14:paraId="5DBDE494" w14:textId="77777777" w:rsidR="00FD4489" w:rsidRDefault="00000000">
            <w:pPr>
              <w:pStyle w:val="Compact"/>
              <w:jc w:val="right"/>
            </w:pPr>
            <w:r>
              <w:t>0.00294</w:t>
            </w:r>
          </w:p>
        </w:tc>
        <w:tc>
          <w:tcPr>
            <w:tcW w:w="1026" w:type="dxa"/>
          </w:tcPr>
          <w:p w14:paraId="58F6FC7F" w14:textId="77777777" w:rsidR="00FD4489" w:rsidRDefault="00000000">
            <w:pPr>
              <w:pStyle w:val="Compact"/>
              <w:jc w:val="right"/>
            </w:pPr>
            <w:r>
              <w:t>0.00001</w:t>
            </w:r>
          </w:p>
        </w:tc>
        <w:tc>
          <w:tcPr>
            <w:tcW w:w="806" w:type="dxa"/>
          </w:tcPr>
          <w:p w14:paraId="16418236" w14:textId="77777777" w:rsidR="00FD4489" w:rsidRDefault="00000000">
            <w:pPr>
              <w:pStyle w:val="Compact"/>
              <w:jc w:val="right"/>
            </w:pPr>
            <w:r>
              <w:t>0.626</w:t>
            </w:r>
          </w:p>
        </w:tc>
        <w:tc>
          <w:tcPr>
            <w:tcW w:w="953" w:type="dxa"/>
          </w:tcPr>
          <w:p w14:paraId="6A2CFE92" w14:textId="77777777" w:rsidR="00FD4489" w:rsidRDefault="00000000">
            <w:pPr>
              <w:pStyle w:val="Compact"/>
              <w:jc w:val="right"/>
            </w:pPr>
            <w:r>
              <w:t>0.933</w:t>
            </w:r>
          </w:p>
        </w:tc>
        <w:tc>
          <w:tcPr>
            <w:tcW w:w="953" w:type="dxa"/>
          </w:tcPr>
          <w:p w14:paraId="5B2F26A4" w14:textId="77777777" w:rsidR="00FD4489" w:rsidRDefault="00000000">
            <w:pPr>
              <w:pStyle w:val="Compact"/>
              <w:jc w:val="right"/>
            </w:pPr>
            <w:r>
              <w:t>0.967</w:t>
            </w:r>
          </w:p>
        </w:tc>
        <w:tc>
          <w:tcPr>
            <w:tcW w:w="660" w:type="dxa"/>
          </w:tcPr>
          <w:p w14:paraId="3AEA483B" w14:textId="77777777" w:rsidR="00FD4489" w:rsidRDefault="00000000">
            <w:pPr>
              <w:pStyle w:val="Compact"/>
              <w:jc w:val="right"/>
            </w:pPr>
            <w:r>
              <w:t>-0.034</w:t>
            </w:r>
          </w:p>
        </w:tc>
      </w:tr>
      <w:tr w:rsidR="00FD4489" w14:paraId="18FA9B51" w14:textId="77777777">
        <w:tc>
          <w:tcPr>
            <w:tcW w:w="220" w:type="dxa"/>
          </w:tcPr>
          <w:p w14:paraId="1A78EE31" w14:textId="77777777" w:rsidR="00FD4489" w:rsidRDefault="00000000">
            <w:pPr>
              <w:pStyle w:val="Compact"/>
            </w:pPr>
            <w:r>
              <w:t>1</w:t>
            </w:r>
            <w:r>
              <w:lastRenderedPageBreak/>
              <w:t>2</w:t>
            </w:r>
          </w:p>
        </w:tc>
        <w:tc>
          <w:tcPr>
            <w:tcW w:w="953" w:type="dxa"/>
          </w:tcPr>
          <w:p w14:paraId="2C568F5D" w14:textId="77777777" w:rsidR="00FD4489" w:rsidRDefault="00000000">
            <w:pPr>
              <w:pStyle w:val="Compact"/>
            </w:pPr>
            <w:r>
              <w:lastRenderedPageBreak/>
              <w:t>cov_mis</w:t>
            </w:r>
            <w:r>
              <w:lastRenderedPageBreak/>
              <w:t>s</w:t>
            </w:r>
          </w:p>
        </w:tc>
        <w:tc>
          <w:tcPr>
            <w:tcW w:w="1320" w:type="dxa"/>
          </w:tcPr>
          <w:p w14:paraId="0FC6BA28" w14:textId="77777777" w:rsidR="00FD4489" w:rsidRDefault="00000000">
            <w:pPr>
              <w:pStyle w:val="Compact"/>
            </w:pPr>
            <w:r>
              <w:lastRenderedPageBreak/>
              <w:t>0.2</w:t>
            </w:r>
          </w:p>
        </w:tc>
        <w:tc>
          <w:tcPr>
            <w:tcW w:w="1026" w:type="dxa"/>
          </w:tcPr>
          <w:p w14:paraId="55E03C10" w14:textId="77777777" w:rsidR="00FD4489" w:rsidRDefault="00000000">
            <w:pPr>
              <w:pStyle w:val="Compact"/>
              <w:jc w:val="right"/>
            </w:pPr>
            <w:r>
              <w:t>0.00294</w:t>
            </w:r>
          </w:p>
        </w:tc>
        <w:tc>
          <w:tcPr>
            <w:tcW w:w="1026" w:type="dxa"/>
          </w:tcPr>
          <w:p w14:paraId="166D201C" w14:textId="77777777" w:rsidR="00FD4489" w:rsidRDefault="00000000">
            <w:pPr>
              <w:pStyle w:val="Compact"/>
              <w:jc w:val="right"/>
            </w:pPr>
            <w:r>
              <w:t>0.00296</w:t>
            </w:r>
          </w:p>
        </w:tc>
        <w:tc>
          <w:tcPr>
            <w:tcW w:w="806" w:type="dxa"/>
          </w:tcPr>
          <w:p w14:paraId="73759408" w14:textId="77777777" w:rsidR="00FD4489" w:rsidRDefault="00000000">
            <w:pPr>
              <w:pStyle w:val="Compact"/>
              <w:jc w:val="right"/>
            </w:pPr>
            <w:r>
              <w:t>0.718</w:t>
            </w:r>
          </w:p>
        </w:tc>
        <w:tc>
          <w:tcPr>
            <w:tcW w:w="953" w:type="dxa"/>
          </w:tcPr>
          <w:p w14:paraId="00BCEA26" w14:textId="77777777" w:rsidR="00FD4489" w:rsidRDefault="00000000">
            <w:pPr>
              <w:pStyle w:val="Compact"/>
              <w:jc w:val="right"/>
            </w:pPr>
            <w:r>
              <w:t>0.933</w:t>
            </w:r>
          </w:p>
        </w:tc>
        <w:tc>
          <w:tcPr>
            <w:tcW w:w="953" w:type="dxa"/>
          </w:tcPr>
          <w:p w14:paraId="6A6F755D" w14:textId="77777777" w:rsidR="00FD4489" w:rsidRDefault="00000000">
            <w:pPr>
              <w:pStyle w:val="Compact"/>
              <w:jc w:val="right"/>
            </w:pPr>
            <w:r>
              <w:t>0.967</w:t>
            </w:r>
          </w:p>
        </w:tc>
        <w:tc>
          <w:tcPr>
            <w:tcW w:w="660" w:type="dxa"/>
          </w:tcPr>
          <w:p w14:paraId="50F66E84" w14:textId="77777777" w:rsidR="00FD4489" w:rsidRDefault="00000000">
            <w:pPr>
              <w:pStyle w:val="Compact"/>
              <w:jc w:val="right"/>
            </w:pPr>
            <w:r>
              <w:t>-</w:t>
            </w:r>
            <w:r>
              <w:lastRenderedPageBreak/>
              <w:t>0.034</w:t>
            </w:r>
          </w:p>
        </w:tc>
      </w:tr>
      <w:tr w:rsidR="00FD4489" w14:paraId="71CFE426" w14:textId="77777777">
        <w:tc>
          <w:tcPr>
            <w:tcW w:w="220" w:type="dxa"/>
          </w:tcPr>
          <w:p w14:paraId="61253257" w14:textId="77777777" w:rsidR="00FD4489" w:rsidRDefault="00000000">
            <w:pPr>
              <w:pStyle w:val="Compact"/>
            </w:pPr>
            <w:r>
              <w:lastRenderedPageBreak/>
              <w:t>16</w:t>
            </w:r>
          </w:p>
        </w:tc>
        <w:tc>
          <w:tcPr>
            <w:tcW w:w="953" w:type="dxa"/>
          </w:tcPr>
          <w:p w14:paraId="6B090B1F" w14:textId="77777777" w:rsidR="00FD4489" w:rsidRDefault="00000000">
            <w:pPr>
              <w:pStyle w:val="Compact"/>
            </w:pPr>
            <w:r>
              <w:t>trt_misclass</w:t>
            </w:r>
          </w:p>
        </w:tc>
        <w:tc>
          <w:tcPr>
            <w:tcW w:w="1320" w:type="dxa"/>
          </w:tcPr>
          <w:p w14:paraId="54FC8418" w14:textId="77777777" w:rsidR="00FD4489" w:rsidRDefault="00000000">
            <w:pPr>
              <w:pStyle w:val="Compact"/>
            </w:pPr>
            <w:r>
              <w:t>sens0.95_spec0.99</w:t>
            </w:r>
          </w:p>
        </w:tc>
        <w:tc>
          <w:tcPr>
            <w:tcW w:w="1026" w:type="dxa"/>
          </w:tcPr>
          <w:p w14:paraId="766472D8" w14:textId="77777777" w:rsidR="00FD4489" w:rsidRDefault="00000000">
            <w:pPr>
              <w:pStyle w:val="Compact"/>
              <w:jc w:val="right"/>
            </w:pPr>
            <w:r>
              <w:t>0.00294</w:t>
            </w:r>
          </w:p>
        </w:tc>
        <w:tc>
          <w:tcPr>
            <w:tcW w:w="1026" w:type="dxa"/>
          </w:tcPr>
          <w:p w14:paraId="0696B86A" w14:textId="77777777" w:rsidR="00FD4489" w:rsidRDefault="00000000">
            <w:pPr>
              <w:pStyle w:val="Compact"/>
              <w:jc w:val="right"/>
            </w:pPr>
            <w:r>
              <w:t>-0.00199</w:t>
            </w:r>
          </w:p>
        </w:tc>
        <w:tc>
          <w:tcPr>
            <w:tcW w:w="806" w:type="dxa"/>
          </w:tcPr>
          <w:p w14:paraId="5F2D7C5E" w14:textId="77777777" w:rsidR="00FD4489" w:rsidRDefault="00000000">
            <w:pPr>
              <w:pStyle w:val="Compact"/>
              <w:jc w:val="right"/>
            </w:pPr>
            <w:r>
              <w:t>0.739</w:t>
            </w:r>
          </w:p>
        </w:tc>
        <w:tc>
          <w:tcPr>
            <w:tcW w:w="953" w:type="dxa"/>
          </w:tcPr>
          <w:p w14:paraId="6F091563" w14:textId="77777777" w:rsidR="00FD4489" w:rsidRDefault="00000000">
            <w:pPr>
              <w:pStyle w:val="Compact"/>
              <w:jc w:val="right"/>
            </w:pPr>
            <w:r>
              <w:t>0.933</w:t>
            </w:r>
          </w:p>
        </w:tc>
        <w:tc>
          <w:tcPr>
            <w:tcW w:w="953" w:type="dxa"/>
          </w:tcPr>
          <w:p w14:paraId="4A865EBD" w14:textId="77777777" w:rsidR="00FD4489" w:rsidRDefault="00000000">
            <w:pPr>
              <w:pStyle w:val="Compact"/>
              <w:jc w:val="right"/>
            </w:pPr>
            <w:r>
              <w:t>0.933</w:t>
            </w:r>
          </w:p>
        </w:tc>
        <w:tc>
          <w:tcPr>
            <w:tcW w:w="660" w:type="dxa"/>
          </w:tcPr>
          <w:p w14:paraId="1FED6888" w14:textId="77777777" w:rsidR="00FD4489" w:rsidRDefault="00000000">
            <w:pPr>
              <w:pStyle w:val="Compact"/>
              <w:jc w:val="right"/>
            </w:pPr>
            <w:r>
              <w:t>0.000</w:t>
            </w:r>
          </w:p>
        </w:tc>
      </w:tr>
      <w:tr w:rsidR="00FD4489" w14:paraId="009108EE" w14:textId="77777777">
        <w:tc>
          <w:tcPr>
            <w:tcW w:w="220" w:type="dxa"/>
          </w:tcPr>
          <w:p w14:paraId="4F706F3A" w14:textId="77777777" w:rsidR="00FD4489" w:rsidRDefault="00000000">
            <w:pPr>
              <w:pStyle w:val="Compact"/>
            </w:pPr>
            <w:r>
              <w:t>20</w:t>
            </w:r>
          </w:p>
        </w:tc>
        <w:tc>
          <w:tcPr>
            <w:tcW w:w="953" w:type="dxa"/>
          </w:tcPr>
          <w:p w14:paraId="2767F3CA" w14:textId="77777777" w:rsidR="00FD4489" w:rsidRDefault="00000000">
            <w:pPr>
              <w:pStyle w:val="Compact"/>
            </w:pPr>
            <w:r>
              <w:t>trt_misclass</w:t>
            </w:r>
          </w:p>
        </w:tc>
        <w:tc>
          <w:tcPr>
            <w:tcW w:w="1320" w:type="dxa"/>
          </w:tcPr>
          <w:p w14:paraId="5A005F8D" w14:textId="77777777" w:rsidR="00FD4489" w:rsidRDefault="00000000">
            <w:pPr>
              <w:pStyle w:val="Compact"/>
            </w:pPr>
            <w:r>
              <w:t>sens0.90_spec0.95</w:t>
            </w:r>
          </w:p>
        </w:tc>
        <w:tc>
          <w:tcPr>
            <w:tcW w:w="1026" w:type="dxa"/>
          </w:tcPr>
          <w:p w14:paraId="5B5E95E3" w14:textId="77777777" w:rsidR="00FD4489" w:rsidRDefault="00000000">
            <w:pPr>
              <w:pStyle w:val="Compact"/>
              <w:jc w:val="right"/>
            </w:pPr>
            <w:r>
              <w:t>0.00294</w:t>
            </w:r>
          </w:p>
        </w:tc>
        <w:tc>
          <w:tcPr>
            <w:tcW w:w="1026" w:type="dxa"/>
          </w:tcPr>
          <w:p w14:paraId="56A9145C" w14:textId="77777777" w:rsidR="00FD4489" w:rsidRDefault="00000000">
            <w:pPr>
              <w:pStyle w:val="Compact"/>
              <w:jc w:val="right"/>
            </w:pPr>
            <w:r>
              <w:t>-0.00398</w:t>
            </w:r>
          </w:p>
        </w:tc>
        <w:tc>
          <w:tcPr>
            <w:tcW w:w="806" w:type="dxa"/>
          </w:tcPr>
          <w:p w14:paraId="2F7EE0AB" w14:textId="77777777" w:rsidR="00FD4489" w:rsidRDefault="00000000">
            <w:pPr>
              <w:pStyle w:val="Compact"/>
              <w:jc w:val="right"/>
            </w:pPr>
            <w:r>
              <w:t>0.778</w:t>
            </w:r>
          </w:p>
        </w:tc>
        <w:tc>
          <w:tcPr>
            <w:tcW w:w="953" w:type="dxa"/>
          </w:tcPr>
          <w:p w14:paraId="317DD265" w14:textId="77777777" w:rsidR="00FD4489" w:rsidRDefault="00000000">
            <w:pPr>
              <w:pStyle w:val="Compact"/>
              <w:jc w:val="right"/>
            </w:pPr>
            <w:r>
              <w:t>0.933</w:t>
            </w:r>
          </w:p>
        </w:tc>
        <w:tc>
          <w:tcPr>
            <w:tcW w:w="953" w:type="dxa"/>
          </w:tcPr>
          <w:p w14:paraId="42FD311A" w14:textId="77777777" w:rsidR="00FD4489" w:rsidRDefault="00000000">
            <w:pPr>
              <w:pStyle w:val="Compact"/>
              <w:jc w:val="right"/>
            </w:pPr>
            <w:r>
              <w:t>0.967</w:t>
            </w:r>
          </w:p>
        </w:tc>
        <w:tc>
          <w:tcPr>
            <w:tcW w:w="660" w:type="dxa"/>
          </w:tcPr>
          <w:p w14:paraId="06518612" w14:textId="77777777" w:rsidR="00FD4489" w:rsidRDefault="00000000">
            <w:pPr>
              <w:pStyle w:val="Compact"/>
              <w:jc w:val="right"/>
            </w:pPr>
            <w:r>
              <w:t>-0.034</w:t>
            </w:r>
          </w:p>
        </w:tc>
      </w:tr>
      <w:tr w:rsidR="00FD4489" w14:paraId="40EAFD04" w14:textId="77777777">
        <w:tc>
          <w:tcPr>
            <w:tcW w:w="220" w:type="dxa"/>
          </w:tcPr>
          <w:p w14:paraId="57104244" w14:textId="77777777" w:rsidR="00FD4489" w:rsidRDefault="00000000">
            <w:pPr>
              <w:pStyle w:val="Compact"/>
            </w:pPr>
            <w:r>
              <w:t>24</w:t>
            </w:r>
          </w:p>
        </w:tc>
        <w:tc>
          <w:tcPr>
            <w:tcW w:w="953" w:type="dxa"/>
          </w:tcPr>
          <w:p w14:paraId="25CB0033" w14:textId="77777777" w:rsidR="00FD4489" w:rsidRDefault="00000000">
            <w:pPr>
              <w:pStyle w:val="Compact"/>
            </w:pPr>
            <w:r>
              <w:t>out_misclass</w:t>
            </w:r>
          </w:p>
        </w:tc>
        <w:tc>
          <w:tcPr>
            <w:tcW w:w="1320" w:type="dxa"/>
          </w:tcPr>
          <w:p w14:paraId="77D36D21" w14:textId="77777777" w:rsidR="00FD4489" w:rsidRDefault="00000000">
            <w:pPr>
              <w:pStyle w:val="Compact"/>
            </w:pPr>
            <w:r>
              <w:t>sens0.95_spec0.99</w:t>
            </w:r>
          </w:p>
        </w:tc>
        <w:tc>
          <w:tcPr>
            <w:tcW w:w="1026" w:type="dxa"/>
          </w:tcPr>
          <w:p w14:paraId="050E8B92" w14:textId="77777777" w:rsidR="00FD4489" w:rsidRDefault="00000000">
            <w:pPr>
              <w:pStyle w:val="Compact"/>
              <w:jc w:val="right"/>
            </w:pPr>
            <w:r>
              <w:t>0.00294</w:t>
            </w:r>
          </w:p>
        </w:tc>
        <w:tc>
          <w:tcPr>
            <w:tcW w:w="1026" w:type="dxa"/>
          </w:tcPr>
          <w:p w14:paraId="1A0D07D4" w14:textId="77777777" w:rsidR="00FD4489" w:rsidRDefault="00000000">
            <w:pPr>
              <w:pStyle w:val="Compact"/>
              <w:jc w:val="right"/>
            </w:pPr>
            <w:r>
              <w:t>-0.00303</w:t>
            </w:r>
          </w:p>
        </w:tc>
        <w:tc>
          <w:tcPr>
            <w:tcW w:w="806" w:type="dxa"/>
          </w:tcPr>
          <w:p w14:paraId="00F214CE" w14:textId="77777777" w:rsidR="00FD4489" w:rsidRDefault="00000000">
            <w:pPr>
              <w:pStyle w:val="Compact"/>
              <w:jc w:val="right"/>
            </w:pPr>
            <w:r>
              <w:t>0.775</w:t>
            </w:r>
          </w:p>
        </w:tc>
        <w:tc>
          <w:tcPr>
            <w:tcW w:w="953" w:type="dxa"/>
          </w:tcPr>
          <w:p w14:paraId="6214CC92" w14:textId="77777777" w:rsidR="00FD4489" w:rsidRDefault="00000000">
            <w:pPr>
              <w:pStyle w:val="Compact"/>
              <w:jc w:val="right"/>
            </w:pPr>
            <w:r>
              <w:t>0.933</w:t>
            </w:r>
          </w:p>
        </w:tc>
        <w:tc>
          <w:tcPr>
            <w:tcW w:w="953" w:type="dxa"/>
          </w:tcPr>
          <w:p w14:paraId="52F8DD8C" w14:textId="77777777" w:rsidR="00FD4489" w:rsidRDefault="00000000">
            <w:pPr>
              <w:pStyle w:val="Compact"/>
              <w:jc w:val="right"/>
            </w:pPr>
            <w:r>
              <w:t>0.933</w:t>
            </w:r>
          </w:p>
        </w:tc>
        <w:tc>
          <w:tcPr>
            <w:tcW w:w="660" w:type="dxa"/>
          </w:tcPr>
          <w:p w14:paraId="3058275E" w14:textId="77777777" w:rsidR="00FD4489" w:rsidRDefault="00000000">
            <w:pPr>
              <w:pStyle w:val="Compact"/>
              <w:jc w:val="right"/>
            </w:pPr>
            <w:r>
              <w:t>0.000</w:t>
            </w:r>
          </w:p>
        </w:tc>
      </w:tr>
      <w:tr w:rsidR="00FD4489" w14:paraId="55F0FFD5" w14:textId="77777777">
        <w:tc>
          <w:tcPr>
            <w:tcW w:w="220" w:type="dxa"/>
          </w:tcPr>
          <w:p w14:paraId="11F96151" w14:textId="77777777" w:rsidR="00FD4489" w:rsidRDefault="00000000">
            <w:pPr>
              <w:pStyle w:val="Compact"/>
            </w:pPr>
            <w:r>
              <w:t>28</w:t>
            </w:r>
          </w:p>
        </w:tc>
        <w:tc>
          <w:tcPr>
            <w:tcW w:w="953" w:type="dxa"/>
          </w:tcPr>
          <w:p w14:paraId="27171241" w14:textId="77777777" w:rsidR="00FD4489" w:rsidRDefault="00000000">
            <w:pPr>
              <w:pStyle w:val="Compact"/>
            </w:pPr>
            <w:r>
              <w:t>out_misclass</w:t>
            </w:r>
          </w:p>
        </w:tc>
        <w:tc>
          <w:tcPr>
            <w:tcW w:w="1320" w:type="dxa"/>
          </w:tcPr>
          <w:p w14:paraId="3B241970" w14:textId="77777777" w:rsidR="00FD4489" w:rsidRDefault="00000000">
            <w:pPr>
              <w:pStyle w:val="Compact"/>
            </w:pPr>
            <w:r>
              <w:t>sens0.90_spec0.95</w:t>
            </w:r>
          </w:p>
        </w:tc>
        <w:tc>
          <w:tcPr>
            <w:tcW w:w="1026" w:type="dxa"/>
          </w:tcPr>
          <w:p w14:paraId="72F09EA6" w14:textId="77777777" w:rsidR="00FD4489" w:rsidRDefault="00000000">
            <w:pPr>
              <w:pStyle w:val="Compact"/>
              <w:jc w:val="right"/>
            </w:pPr>
            <w:r>
              <w:t>0.00294</w:t>
            </w:r>
          </w:p>
        </w:tc>
        <w:tc>
          <w:tcPr>
            <w:tcW w:w="1026" w:type="dxa"/>
          </w:tcPr>
          <w:p w14:paraId="140332A7" w14:textId="77777777" w:rsidR="00FD4489" w:rsidRDefault="00000000">
            <w:pPr>
              <w:pStyle w:val="Compact"/>
              <w:jc w:val="right"/>
            </w:pPr>
            <w:r>
              <w:t>-0.00419</w:t>
            </w:r>
          </w:p>
        </w:tc>
        <w:tc>
          <w:tcPr>
            <w:tcW w:w="806" w:type="dxa"/>
          </w:tcPr>
          <w:p w14:paraId="59BAFD52" w14:textId="77777777" w:rsidR="00FD4489" w:rsidRDefault="00000000">
            <w:pPr>
              <w:pStyle w:val="Compact"/>
              <w:jc w:val="right"/>
            </w:pPr>
            <w:r>
              <w:t>0.884</w:t>
            </w:r>
          </w:p>
        </w:tc>
        <w:tc>
          <w:tcPr>
            <w:tcW w:w="953" w:type="dxa"/>
          </w:tcPr>
          <w:p w14:paraId="759505A8" w14:textId="77777777" w:rsidR="00FD4489" w:rsidRDefault="00000000">
            <w:pPr>
              <w:pStyle w:val="Compact"/>
              <w:jc w:val="right"/>
            </w:pPr>
            <w:r>
              <w:t>0.933</w:t>
            </w:r>
          </w:p>
        </w:tc>
        <w:tc>
          <w:tcPr>
            <w:tcW w:w="953" w:type="dxa"/>
          </w:tcPr>
          <w:p w14:paraId="7106FA2F" w14:textId="77777777" w:rsidR="00FD4489" w:rsidRDefault="00000000">
            <w:pPr>
              <w:pStyle w:val="Compact"/>
              <w:jc w:val="right"/>
            </w:pPr>
            <w:r>
              <w:t>0.967</w:t>
            </w:r>
          </w:p>
        </w:tc>
        <w:tc>
          <w:tcPr>
            <w:tcW w:w="660" w:type="dxa"/>
          </w:tcPr>
          <w:p w14:paraId="33B8DC87" w14:textId="77777777" w:rsidR="00FD4489" w:rsidRDefault="00000000">
            <w:pPr>
              <w:pStyle w:val="Compact"/>
              <w:jc w:val="right"/>
            </w:pPr>
            <w:r>
              <w:t>-0.034</w:t>
            </w:r>
          </w:p>
        </w:tc>
      </w:tr>
      <w:tr w:rsidR="00FD4489" w14:paraId="181A925B" w14:textId="77777777">
        <w:tc>
          <w:tcPr>
            <w:tcW w:w="220" w:type="dxa"/>
          </w:tcPr>
          <w:p w14:paraId="19937196" w14:textId="77777777" w:rsidR="00FD4489" w:rsidRDefault="00000000">
            <w:pPr>
              <w:pStyle w:val="Compact"/>
            </w:pPr>
            <w:r>
              <w:t>32</w:t>
            </w:r>
          </w:p>
        </w:tc>
        <w:tc>
          <w:tcPr>
            <w:tcW w:w="953" w:type="dxa"/>
          </w:tcPr>
          <w:p w14:paraId="48794DDA" w14:textId="77777777" w:rsidR="00FD4489" w:rsidRDefault="00000000">
            <w:pPr>
              <w:pStyle w:val="Compact"/>
            </w:pPr>
            <w:r>
              <w:t>unmeasured_U</w:t>
            </w:r>
          </w:p>
        </w:tc>
        <w:tc>
          <w:tcPr>
            <w:tcW w:w="1320" w:type="dxa"/>
          </w:tcPr>
          <w:p w14:paraId="70AC6D2C" w14:textId="77777777" w:rsidR="00FD4489" w:rsidRDefault="00000000">
            <w:pPr>
              <w:pStyle w:val="Compact"/>
            </w:pPr>
            <w:r>
              <w:t>OR_trt1.5_out1.5</w:t>
            </w:r>
          </w:p>
        </w:tc>
        <w:tc>
          <w:tcPr>
            <w:tcW w:w="1026" w:type="dxa"/>
          </w:tcPr>
          <w:p w14:paraId="21E52E0B" w14:textId="77777777" w:rsidR="00FD4489" w:rsidRDefault="00000000">
            <w:pPr>
              <w:pStyle w:val="Compact"/>
              <w:jc w:val="right"/>
            </w:pPr>
            <w:r>
              <w:t>0.00294</w:t>
            </w:r>
          </w:p>
        </w:tc>
        <w:tc>
          <w:tcPr>
            <w:tcW w:w="1026" w:type="dxa"/>
          </w:tcPr>
          <w:p w14:paraId="7024159D" w14:textId="77777777" w:rsidR="00FD4489" w:rsidRDefault="00000000">
            <w:pPr>
              <w:pStyle w:val="Compact"/>
              <w:jc w:val="right"/>
            </w:pPr>
            <w:r>
              <w:t>0.00753</w:t>
            </w:r>
          </w:p>
        </w:tc>
        <w:tc>
          <w:tcPr>
            <w:tcW w:w="806" w:type="dxa"/>
          </w:tcPr>
          <w:p w14:paraId="335E1C06" w14:textId="77777777" w:rsidR="00FD4489" w:rsidRDefault="00000000">
            <w:pPr>
              <w:pStyle w:val="Compact"/>
              <w:jc w:val="right"/>
            </w:pPr>
            <w:r>
              <w:t>0.890</w:t>
            </w:r>
          </w:p>
        </w:tc>
        <w:tc>
          <w:tcPr>
            <w:tcW w:w="953" w:type="dxa"/>
          </w:tcPr>
          <w:p w14:paraId="3C65F2EA" w14:textId="77777777" w:rsidR="00FD4489" w:rsidRDefault="00000000">
            <w:pPr>
              <w:pStyle w:val="Compact"/>
              <w:jc w:val="right"/>
            </w:pPr>
            <w:r>
              <w:t>0.933</w:t>
            </w:r>
          </w:p>
        </w:tc>
        <w:tc>
          <w:tcPr>
            <w:tcW w:w="953" w:type="dxa"/>
          </w:tcPr>
          <w:p w14:paraId="2E24C197" w14:textId="77777777" w:rsidR="00FD4489" w:rsidRDefault="00000000">
            <w:pPr>
              <w:pStyle w:val="Compact"/>
              <w:jc w:val="right"/>
            </w:pPr>
            <w:r>
              <w:t>0.933</w:t>
            </w:r>
          </w:p>
        </w:tc>
        <w:tc>
          <w:tcPr>
            <w:tcW w:w="660" w:type="dxa"/>
          </w:tcPr>
          <w:p w14:paraId="53239BBD" w14:textId="77777777" w:rsidR="00FD4489" w:rsidRDefault="00000000">
            <w:pPr>
              <w:pStyle w:val="Compact"/>
              <w:jc w:val="right"/>
            </w:pPr>
            <w:r>
              <w:t>0.000</w:t>
            </w:r>
          </w:p>
        </w:tc>
      </w:tr>
      <w:tr w:rsidR="00FD4489" w14:paraId="6AE77D35" w14:textId="77777777">
        <w:tc>
          <w:tcPr>
            <w:tcW w:w="220" w:type="dxa"/>
          </w:tcPr>
          <w:p w14:paraId="4E6D67BA" w14:textId="77777777" w:rsidR="00FD4489" w:rsidRDefault="00000000">
            <w:pPr>
              <w:pStyle w:val="Compact"/>
            </w:pPr>
            <w:r>
              <w:t>36</w:t>
            </w:r>
          </w:p>
        </w:tc>
        <w:tc>
          <w:tcPr>
            <w:tcW w:w="953" w:type="dxa"/>
          </w:tcPr>
          <w:p w14:paraId="56312D06" w14:textId="77777777" w:rsidR="00FD4489" w:rsidRDefault="00000000">
            <w:pPr>
              <w:pStyle w:val="Compact"/>
            </w:pPr>
            <w:r>
              <w:t>unmeasured_U</w:t>
            </w:r>
          </w:p>
        </w:tc>
        <w:tc>
          <w:tcPr>
            <w:tcW w:w="1320" w:type="dxa"/>
          </w:tcPr>
          <w:p w14:paraId="379932F2" w14:textId="77777777" w:rsidR="00FD4489" w:rsidRDefault="00000000">
            <w:pPr>
              <w:pStyle w:val="Compact"/>
            </w:pPr>
            <w:r>
              <w:t>OR_trt2.0_out2.0</w:t>
            </w:r>
          </w:p>
        </w:tc>
        <w:tc>
          <w:tcPr>
            <w:tcW w:w="1026" w:type="dxa"/>
          </w:tcPr>
          <w:p w14:paraId="0B4439BF" w14:textId="77777777" w:rsidR="00FD4489" w:rsidRDefault="00000000">
            <w:pPr>
              <w:pStyle w:val="Compact"/>
              <w:jc w:val="right"/>
            </w:pPr>
            <w:r>
              <w:t>0.00294</w:t>
            </w:r>
          </w:p>
        </w:tc>
        <w:tc>
          <w:tcPr>
            <w:tcW w:w="1026" w:type="dxa"/>
          </w:tcPr>
          <w:p w14:paraId="536800F8" w14:textId="77777777" w:rsidR="00FD4489" w:rsidRDefault="00000000">
            <w:pPr>
              <w:pStyle w:val="Compact"/>
              <w:jc w:val="right"/>
            </w:pPr>
            <w:r>
              <w:t>0.01048</w:t>
            </w:r>
          </w:p>
        </w:tc>
        <w:tc>
          <w:tcPr>
            <w:tcW w:w="806" w:type="dxa"/>
          </w:tcPr>
          <w:p w14:paraId="57FA06DB" w14:textId="77777777" w:rsidR="00FD4489" w:rsidRDefault="00000000">
            <w:pPr>
              <w:pStyle w:val="Compact"/>
              <w:jc w:val="right"/>
            </w:pPr>
            <w:r>
              <w:t>0.907</w:t>
            </w:r>
          </w:p>
        </w:tc>
        <w:tc>
          <w:tcPr>
            <w:tcW w:w="953" w:type="dxa"/>
          </w:tcPr>
          <w:p w14:paraId="2DE5D474" w14:textId="77777777" w:rsidR="00FD4489" w:rsidRDefault="00000000">
            <w:pPr>
              <w:pStyle w:val="Compact"/>
              <w:jc w:val="right"/>
            </w:pPr>
            <w:r>
              <w:t>0.933</w:t>
            </w:r>
          </w:p>
        </w:tc>
        <w:tc>
          <w:tcPr>
            <w:tcW w:w="953" w:type="dxa"/>
          </w:tcPr>
          <w:p w14:paraId="65143843" w14:textId="77777777" w:rsidR="00FD4489" w:rsidRDefault="00000000">
            <w:pPr>
              <w:pStyle w:val="Compact"/>
              <w:jc w:val="right"/>
            </w:pPr>
            <w:r>
              <w:t>0.900</w:t>
            </w:r>
          </w:p>
        </w:tc>
        <w:tc>
          <w:tcPr>
            <w:tcW w:w="660" w:type="dxa"/>
          </w:tcPr>
          <w:p w14:paraId="53BF3F2D" w14:textId="77777777" w:rsidR="00FD4489" w:rsidRDefault="00000000">
            <w:pPr>
              <w:pStyle w:val="Compact"/>
              <w:jc w:val="right"/>
            </w:pPr>
            <w:r>
              <w:t>0.033</w:t>
            </w:r>
          </w:p>
        </w:tc>
      </w:tr>
    </w:tbl>
    <w:p w14:paraId="4DBB4E9E" w14:textId="77777777" w:rsidR="00FD4489" w:rsidRDefault="00000000">
      <w:pPr>
        <w:pStyle w:val="Heading3"/>
      </w:pPr>
      <w:bookmarkStart w:id="87" w:name="scenario-b-marginal-overlap"/>
      <w:bookmarkEnd w:id="86"/>
      <w:r>
        <w:t>8.3.2 Scenario B: Marginal Overlap</w:t>
      </w:r>
    </w:p>
    <w:p w14:paraId="25C3E0B0" w14:textId="77777777" w:rsidR="00FD4489" w:rsidRDefault="00000000">
      <w:pPr>
        <w:pStyle w:val="FirstParagraph"/>
      </w:pPr>
      <w:r>
        <w:t xml:space="preserve">Selected candidate: </w:t>
      </w:r>
      <w:r>
        <w:rPr>
          <w:rStyle w:val="VerbatimChar"/>
        </w:rPr>
        <w:t>glmnet_t05</w:t>
      </w:r>
    </w:p>
    <w:p w14:paraId="668F78E2" w14:textId="77777777" w:rsidR="00FD4489" w:rsidRDefault="00000000">
      <w:pPr>
        <w:pStyle w:val="TableCaption"/>
      </w:pPr>
      <w:r>
        <w:t>DQ degradation: Scenario B: Marginal Overlap (candidate: glmnet_t05)</w:t>
      </w:r>
    </w:p>
    <w:tbl>
      <w:tblPr>
        <w:tblStyle w:val="Table"/>
        <w:tblW w:w="5000" w:type="pct"/>
        <w:tblLayout w:type="fixed"/>
        <w:tblLook w:val="0020" w:firstRow="1" w:lastRow="0" w:firstColumn="0" w:lastColumn="0" w:noHBand="0" w:noVBand="0"/>
      </w:tblPr>
      <w:tblGrid>
        <w:gridCol w:w="286"/>
        <w:gridCol w:w="1151"/>
        <w:gridCol w:w="1593"/>
        <w:gridCol w:w="1238"/>
        <w:gridCol w:w="1238"/>
        <w:gridCol w:w="973"/>
        <w:gridCol w:w="1150"/>
        <w:gridCol w:w="1150"/>
        <w:gridCol w:w="797"/>
      </w:tblGrid>
      <w:tr w:rsidR="00FD4489" w14:paraId="129BA0C4"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220" w:type="dxa"/>
          </w:tcPr>
          <w:p w14:paraId="291D51BE" w14:textId="77777777" w:rsidR="00FD4489" w:rsidRDefault="00FD4489">
            <w:pPr>
              <w:pStyle w:val="Compact"/>
            </w:pPr>
          </w:p>
        </w:tc>
        <w:tc>
          <w:tcPr>
            <w:tcW w:w="953" w:type="dxa"/>
          </w:tcPr>
          <w:p w14:paraId="64D59F1E" w14:textId="77777777" w:rsidR="00FD4489" w:rsidRDefault="00000000">
            <w:pPr>
              <w:pStyle w:val="Compact"/>
            </w:pPr>
            <w:r>
              <w:t>scenario</w:t>
            </w:r>
          </w:p>
        </w:tc>
        <w:tc>
          <w:tcPr>
            <w:tcW w:w="1320" w:type="dxa"/>
          </w:tcPr>
          <w:p w14:paraId="72462B78" w14:textId="77777777" w:rsidR="00FD4489" w:rsidRDefault="00000000">
            <w:pPr>
              <w:pStyle w:val="Compact"/>
            </w:pPr>
            <w:r>
              <w:t>level</w:t>
            </w:r>
          </w:p>
        </w:tc>
        <w:tc>
          <w:tcPr>
            <w:tcW w:w="1026" w:type="dxa"/>
          </w:tcPr>
          <w:p w14:paraId="08FE982D" w14:textId="77777777" w:rsidR="00FD4489" w:rsidRDefault="00000000">
            <w:pPr>
              <w:pStyle w:val="Compact"/>
              <w:jc w:val="right"/>
            </w:pPr>
            <w:r>
              <w:t>bias_baseline</w:t>
            </w:r>
          </w:p>
        </w:tc>
        <w:tc>
          <w:tcPr>
            <w:tcW w:w="1026" w:type="dxa"/>
          </w:tcPr>
          <w:p w14:paraId="2A20BA4F" w14:textId="77777777" w:rsidR="00FD4489" w:rsidRDefault="00000000">
            <w:pPr>
              <w:pStyle w:val="Compact"/>
              <w:jc w:val="right"/>
            </w:pPr>
            <w:r>
              <w:t>bias_degraded</w:t>
            </w:r>
          </w:p>
        </w:tc>
        <w:tc>
          <w:tcPr>
            <w:tcW w:w="806" w:type="dxa"/>
          </w:tcPr>
          <w:p w14:paraId="449838DF" w14:textId="77777777" w:rsidR="00FD4489" w:rsidRDefault="00000000">
            <w:pPr>
              <w:pStyle w:val="Compact"/>
              <w:jc w:val="right"/>
            </w:pPr>
            <w:r>
              <w:t>rmse_ratio</w:t>
            </w:r>
          </w:p>
        </w:tc>
        <w:tc>
          <w:tcPr>
            <w:tcW w:w="953" w:type="dxa"/>
          </w:tcPr>
          <w:p w14:paraId="1ECAAA7D" w14:textId="77777777" w:rsidR="00FD4489" w:rsidRDefault="00000000">
            <w:pPr>
              <w:pStyle w:val="Compact"/>
              <w:jc w:val="right"/>
            </w:pPr>
            <w:r>
              <w:t>cov_baseline</w:t>
            </w:r>
          </w:p>
        </w:tc>
        <w:tc>
          <w:tcPr>
            <w:tcW w:w="953" w:type="dxa"/>
          </w:tcPr>
          <w:p w14:paraId="5FFB5154" w14:textId="77777777" w:rsidR="00FD4489" w:rsidRDefault="00000000">
            <w:pPr>
              <w:pStyle w:val="Compact"/>
              <w:jc w:val="right"/>
            </w:pPr>
            <w:r>
              <w:t>cov_degraded</w:t>
            </w:r>
          </w:p>
        </w:tc>
        <w:tc>
          <w:tcPr>
            <w:tcW w:w="660" w:type="dxa"/>
          </w:tcPr>
          <w:p w14:paraId="476BEE23" w14:textId="77777777" w:rsidR="00FD4489" w:rsidRDefault="00000000">
            <w:pPr>
              <w:pStyle w:val="Compact"/>
              <w:jc w:val="right"/>
            </w:pPr>
            <w:r>
              <w:t>cov_drop</w:t>
            </w:r>
          </w:p>
        </w:tc>
      </w:tr>
      <w:tr w:rsidR="00FD4489" w14:paraId="674409F2" w14:textId="77777777">
        <w:tc>
          <w:tcPr>
            <w:tcW w:w="220" w:type="dxa"/>
          </w:tcPr>
          <w:p w14:paraId="77732FD4" w14:textId="77777777" w:rsidR="00FD4489" w:rsidRDefault="00000000">
            <w:pPr>
              <w:pStyle w:val="Compact"/>
            </w:pPr>
            <w:r>
              <w:t>4</w:t>
            </w:r>
          </w:p>
        </w:tc>
        <w:tc>
          <w:tcPr>
            <w:tcW w:w="953" w:type="dxa"/>
          </w:tcPr>
          <w:p w14:paraId="18FED3CD" w14:textId="77777777" w:rsidR="00FD4489" w:rsidRDefault="00000000">
            <w:pPr>
              <w:pStyle w:val="Compact"/>
            </w:pPr>
            <w:r>
              <w:t>cov_miss</w:t>
            </w:r>
          </w:p>
        </w:tc>
        <w:tc>
          <w:tcPr>
            <w:tcW w:w="1320" w:type="dxa"/>
          </w:tcPr>
          <w:p w14:paraId="031015A6" w14:textId="77777777" w:rsidR="00FD4489" w:rsidRDefault="00000000">
            <w:pPr>
              <w:pStyle w:val="Compact"/>
            </w:pPr>
            <w:r>
              <w:t>0.05</w:t>
            </w:r>
          </w:p>
        </w:tc>
        <w:tc>
          <w:tcPr>
            <w:tcW w:w="1026" w:type="dxa"/>
          </w:tcPr>
          <w:p w14:paraId="1B1B414C" w14:textId="77777777" w:rsidR="00FD4489" w:rsidRDefault="00000000">
            <w:pPr>
              <w:pStyle w:val="Compact"/>
              <w:jc w:val="right"/>
            </w:pPr>
            <w:r>
              <w:t>-0.00041</w:t>
            </w:r>
          </w:p>
        </w:tc>
        <w:tc>
          <w:tcPr>
            <w:tcW w:w="1026" w:type="dxa"/>
          </w:tcPr>
          <w:p w14:paraId="7FA4B8BB" w14:textId="77777777" w:rsidR="00FD4489" w:rsidRDefault="00000000">
            <w:pPr>
              <w:pStyle w:val="Compact"/>
              <w:jc w:val="right"/>
            </w:pPr>
            <w:r>
              <w:t>0.00258</w:t>
            </w:r>
          </w:p>
        </w:tc>
        <w:tc>
          <w:tcPr>
            <w:tcW w:w="806" w:type="dxa"/>
          </w:tcPr>
          <w:p w14:paraId="6D4FD0A5" w14:textId="77777777" w:rsidR="00FD4489" w:rsidRDefault="00000000">
            <w:pPr>
              <w:pStyle w:val="Compact"/>
              <w:jc w:val="right"/>
            </w:pPr>
            <w:r>
              <w:t>1.053</w:t>
            </w:r>
          </w:p>
        </w:tc>
        <w:tc>
          <w:tcPr>
            <w:tcW w:w="953" w:type="dxa"/>
          </w:tcPr>
          <w:p w14:paraId="2A044DBE" w14:textId="77777777" w:rsidR="00FD4489" w:rsidRDefault="00000000">
            <w:pPr>
              <w:pStyle w:val="Compact"/>
              <w:jc w:val="right"/>
            </w:pPr>
            <w:r>
              <w:t>0.967</w:t>
            </w:r>
          </w:p>
        </w:tc>
        <w:tc>
          <w:tcPr>
            <w:tcW w:w="953" w:type="dxa"/>
          </w:tcPr>
          <w:p w14:paraId="022738FC" w14:textId="77777777" w:rsidR="00FD4489" w:rsidRDefault="00000000">
            <w:pPr>
              <w:pStyle w:val="Compact"/>
              <w:jc w:val="right"/>
            </w:pPr>
            <w:r>
              <w:t>0.933</w:t>
            </w:r>
          </w:p>
        </w:tc>
        <w:tc>
          <w:tcPr>
            <w:tcW w:w="660" w:type="dxa"/>
          </w:tcPr>
          <w:p w14:paraId="35C1CF8C" w14:textId="77777777" w:rsidR="00FD4489" w:rsidRDefault="00000000">
            <w:pPr>
              <w:pStyle w:val="Compact"/>
              <w:jc w:val="right"/>
            </w:pPr>
            <w:r>
              <w:t>0.034</w:t>
            </w:r>
          </w:p>
        </w:tc>
      </w:tr>
      <w:tr w:rsidR="00FD4489" w14:paraId="59026A47" w14:textId="77777777">
        <w:tc>
          <w:tcPr>
            <w:tcW w:w="220" w:type="dxa"/>
          </w:tcPr>
          <w:p w14:paraId="383E82D3" w14:textId="77777777" w:rsidR="00FD4489" w:rsidRDefault="00000000">
            <w:pPr>
              <w:pStyle w:val="Compact"/>
            </w:pPr>
            <w:r>
              <w:t>8</w:t>
            </w:r>
          </w:p>
        </w:tc>
        <w:tc>
          <w:tcPr>
            <w:tcW w:w="953" w:type="dxa"/>
          </w:tcPr>
          <w:p w14:paraId="512DA06F" w14:textId="77777777" w:rsidR="00FD4489" w:rsidRDefault="00000000">
            <w:pPr>
              <w:pStyle w:val="Compact"/>
            </w:pPr>
            <w:r>
              <w:t>cov_miss</w:t>
            </w:r>
          </w:p>
        </w:tc>
        <w:tc>
          <w:tcPr>
            <w:tcW w:w="1320" w:type="dxa"/>
          </w:tcPr>
          <w:p w14:paraId="5E709C9C" w14:textId="77777777" w:rsidR="00FD4489" w:rsidRDefault="00000000">
            <w:pPr>
              <w:pStyle w:val="Compact"/>
            </w:pPr>
            <w:r>
              <w:t>0.1</w:t>
            </w:r>
          </w:p>
        </w:tc>
        <w:tc>
          <w:tcPr>
            <w:tcW w:w="1026" w:type="dxa"/>
          </w:tcPr>
          <w:p w14:paraId="21350828" w14:textId="77777777" w:rsidR="00FD4489" w:rsidRDefault="00000000">
            <w:pPr>
              <w:pStyle w:val="Compact"/>
              <w:jc w:val="right"/>
            </w:pPr>
            <w:r>
              <w:t>-0.00041</w:t>
            </w:r>
          </w:p>
        </w:tc>
        <w:tc>
          <w:tcPr>
            <w:tcW w:w="1026" w:type="dxa"/>
          </w:tcPr>
          <w:p w14:paraId="0A86A733" w14:textId="77777777" w:rsidR="00FD4489" w:rsidRDefault="00000000">
            <w:pPr>
              <w:pStyle w:val="Compact"/>
              <w:jc w:val="right"/>
            </w:pPr>
            <w:r>
              <w:t>0.00550</w:t>
            </w:r>
          </w:p>
        </w:tc>
        <w:tc>
          <w:tcPr>
            <w:tcW w:w="806" w:type="dxa"/>
          </w:tcPr>
          <w:p w14:paraId="6AC8F9A2" w14:textId="77777777" w:rsidR="00FD4489" w:rsidRDefault="00000000">
            <w:pPr>
              <w:pStyle w:val="Compact"/>
              <w:jc w:val="right"/>
            </w:pPr>
            <w:r>
              <w:t>1.142</w:t>
            </w:r>
          </w:p>
        </w:tc>
        <w:tc>
          <w:tcPr>
            <w:tcW w:w="953" w:type="dxa"/>
          </w:tcPr>
          <w:p w14:paraId="3B1DBF34" w14:textId="77777777" w:rsidR="00FD4489" w:rsidRDefault="00000000">
            <w:pPr>
              <w:pStyle w:val="Compact"/>
              <w:jc w:val="right"/>
            </w:pPr>
            <w:r>
              <w:t>0.967</w:t>
            </w:r>
          </w:p>
        </w:tc>
        <w:tc>
          <w:tcPr>
            <w:tcW w:w="953" w:type="dxa"/>
          </w:tcPr>
          <w:p w14:paraId="7F3CF166" w14:textId="77777777" w:rsidR="00FD4489" w:rsidRDefault="00000000">
            <w:pPr>
              <w:pStyle w:val="Compact"/>
              <w:jc w:val="right"/>
            </w:pPr>
            <w:r>
              <w:t>0.900</w:t>
            </w:r>
          </w:p>
        </w:tc>
        <w:tc>
          <w:tcPr>
            <w:tcW w:w="660" w:type="dxa"/>
          </w:tcPr>
          <w:p w14:paraId="6005C925" w14:textId="77777777" w:rsidR="00FD4489" w:rsidRDefault="00000000">
            <w:pPr>
              <w:pStyle w:val="Compact"/>
              <w:jc w:val="right"/>
            </w:pPr>
            <w:r>
              <w:t>0.067</w:t>
            </w:r>
          </w:p>
        </w:tc>
      </w:tr>
      <w:tr w:rsidR="00FD4489" w14:paraId="67D736CA" w14:textId="77777777">
        <w:tc>
          <w:tcPr>
            <w:tcW w:w="220" w:type="dxa"/>
          </w:tcPr>
          <w:p w14:paraId="4CB41DD4" w14:textId="77777777" w:rsidR="00FD4489" w:rsidRDefault="00000000">
            <w:pPr>
              <w:pStyle w:val="Compact"/>
            </w:pPr>
            <w:r>
              <w:t>12</w:t>
            </w:r>
          </w:p>
        </w:tc>
        <w:tc>
          <w:tcPr>
            <w:tcW w:w="953" w:type="dxa"/>
          </w:tcPr>
          <w:p w14:paraId="34E92768" w14:textId="77777777" w:rsidR="00FD4489" w:rsidRDefault="00000000">
            <w:pPr>
              <w:pStyle w:val="Compact"/>
            </w:pPr>
            <w:r>
              <w:t>cov_miss</w:t>
            </w:r>
          </w:p>
        </w:tc>
        <w:tc>
          <w:tcPr>
            <w:tcW w:w="1320" w:type="dxa"/>
          </w:tcPr>
          <w:p w14:paraId="6F998F01" w14:textId="77777777" w:rsidR="00FD4489" w:rsidRDefault="00000000">
            <w:pPr>
              <w:pStyle w:val="Compact"/>
            </w:pPr>
            <w:r>
              <w:t>0.2</w:t>
            </w:r>
          </w:p>
        </w:tc>
        <w:tc>
          <w:tcPr>
            <w:tcW w:w="1026" w:type="dxa"/>
          </w:tcPr>
          <w:p w14:paraId="71100B7A" w14:textId="77777777" w:rsidR="00FD4489" w:rsidRDefault="00000000">
            <w:pPr>
              <w:pStyle w:val="Compact"/>
              <w:jc w:val="right"/>
            </w:pPr>
            <w:r>
              <w:t>-0.00041</w:t>
            </w:r>
          </w:p>
        </w:tc>
        <w:tc>
          <w:tcPr>
            <w:tcW w:w="1026" w:type="dxa"/>
          </w:tcPr>
          <w:p w14:paraId="0F9539BD" w14:textId="77777777" w:rsidR="00FD4489" w:rsidRDefault="00000000">
            <w:pPr>
              <w:pStyle w:val="Compact"/>
              <w:jc w:val="right"/>
            </w:pPr>
            <w:r>
              <w:t>0.00731</w:t>
            </w:r>
          </w:p>
        </w:tc>
        <w:tc>
          <w:tcPr>
            <w:tcW w:w="806" w:type="dxa"/>
          </w:tcPr>
          <w:p w14:paraId="6AD4C938" w14:textId="77777777" w:rsidR="00FD4489" w:rsidRDefault="00000000">
            <w:pPr>
              <w:pStyle w:val="Compact"/>
              <w:jc w:val="right"/>
            </w:pPr>
            <w:r>
              <w:t>1.255</w:t>
            </w:r>
          </w:p>
        </w:tc>
        <w:tc>
          <w:tcPr>
            <w:tcW w:w="953" w:type="dxa"/>
          </w:tcPr>
          <w:p w14:paraId="00386714" w14:textId="77777777" w:rsidR="00FD4489" w:rsidRDefault="00000000">
            <w:pPr>
              <w:pStyle w:val="Compact"/>
              <w:jc w:val="right"/>
            </w:pPr>
            <w:r>
              <w:t>0.967</w:t>
            </w:r>
          </w:p>
        </w:tc>
        <w:tc>
          <w:tcPr>
            <w:tcW w:w="953" w:type="dxa"/>
          </w:tcPr>
          <w:p w14:paraId="0ED715F4" w14:textId="77777777" w:rsidR="00FD4489" w:rsidRDefault="00000000">
            <w:pPr>
              <w:pStyle w:val="Compact"/>
              <w:jc w:val="right"/>
            </w:pPr>
            <w:r>
              <w:t>0.933</w:t>
            </w:r>
          </w:p>
        </w:tc>
        <w:tc>
          <w:tcPr>
            <w:tcW w:w="660" w:type="dxa"/>
          </w:tcPr>
          <w:p w14:paraId="6C71E125" w14:textId="77777777" w:rsidR="00FD4489" w:rsidRDefault="00000000">
            <w:pPr>
              <w:pStyle w:val="Compact"/>
              <w:jc w:val="right"/>
            </w:pPr>
            <w:r>
              <w:t>0.034</w:t>
            </w:r>
          </w:p>
        </w:tc>
      </w:tr>
      <w:tr w:rsidR="00FD4489" w14:paraId="104FD2AA" w14:textId="77777777">
        <w:tc>
          <w:tcPr>
            <w:tcW w:w="220" w:type="dxa"/>
          </w:tcPr>
          <w:p w14:paraId="465DDA72" w14:textId="77777777" w:rsidR="00FD4489" w:rsidRDefault="00000000">
            <w:pPr>
              <w:pStyle w:val="Compact"/>
            </w:pPr>
            <w:r>
              <w:t>16</w:t>
            </w:r>
          </w:p>
        </w:tc>
        <w:tc>
          <w:tcPr>
            <w:tcW w:w="953" w:type="dxa"/>
          </w:tcPr>
          <w:p w14:paraId="199212F2" w14:textId="77777777" w:rsidR="00FD4489" w:rsidRDefault="00000000">
            <w:pPr>
              <w:pStyle w:val="Compact"/>
            </w:pPr>
            <w:r>
              <w:t>trt_misclass</w:t>
            </w:r>
          </w:p>
        </w:tc>
        <w:tc>
          <w:tcPr>
            <w:tcW w:w="1320" w:type="dxa"/>
          </w:tcPr>
          <w:p w14:paraId="13ED84FD" w14:textId="77777777" w:rsidR="00FD4489" w:rsidRDefault="00000000">
            <w:pPr>
              <w:pStyle w:val="Compact"/>
            </w:pPr>
            <w:r>
              <w:t>sens0.95_spec0.99</w:t>
            </w:r>
          </w:p>
        </w:tc>
        <w:tc>
          <w:tcPr>
            <w:tcW w:w="1026" w:type="dxa"/>
          </w:tcPr>
          <w:p w14:paraId="1A13A4CC" w14:textId="77777777" w:rsidR="00FD4489" w:rsidRDefault="00000000">
            <w:pPr>
              <w:pStyle w:val="Compact"/>
              <w:jc w:val="right"/>
            </w:pPr>
            <w:r>
              <w:t>-0.00041</w:t>
            </w:r>
          </w:p>
        </w:tc>
        <w:tc>
          <w:tcPr>
            <w:tcW w:w="1026" w:type="dxa"/>
          </w:tcPr>
          <w:p w14:paraId="7EA5D323" w14:textId="77777777" w:rsidR="00FD4489" w:rsidRDefault="00000000">
            <w:pPr>
              <w:pStyle w:val="Compact"/>
              <w:jc w:val="right"/>
            </w:pPr>
            <w:r>
              <w:t>-0.00553</w:t>
            </w:r>
          </w:p>
        </w:tc>
        <w:tc>
          <w:tcPr>
            <w:tcW w:w="806" w:type="dxa"/>
          </w:tcPr>
          <w:p w14:paraId="3AA1EC49" w14:textId="77777777" w:rsidR="00FD4489" w:rsidRDefault="00000000">
            <w:pPr>
              <w:pStyle w:val="Compact"/>
              <w:jc w:val="right"/>
            </w:pPr>
            <w:r>
              <w:t>0.885</w:t>
            </w:r>
          </w:p>
        </w:tc>
        <w:tc>
          <w:tcPr>
            <w:tcW w:w="953" w:type="dxa"/>
          </w:tcPr>
          <w:p w14:paraId="70F28F0C" w14:textId="77777777" w:rsidR="00FD4489" w:rsidRDefault="00000000">
            <w:pPr>
              <w:pStyle w:val="Compact"/>
              <w:jc w:val="right"/>
            </w:pPr>
            <w:r>
              <w:t>0.967</w:t>
            </w:r>
          </w:p>
        </w:tc>
        <w:tc>
          <w:tcPr>
            <w:tcW w:w="953" w:type="dxa"/>
          </w:tcPr>
          <w:p w14:paraId="2466BA18" w14:textId="77777777" w:rsidR="00FD4489" w:rsidRDefault="00000000">
            <w:pPr>
              <w:pStyle w:val="Compact"/>
              <w:jc w:val="right"/>
            </w:pPr>
            <w:r>
              <w:t>1.000</w:t>
            </w:r>
          </w:p>
        </w:tc>
        <w:tc>
          <w:tcPr>
            <w:tcW w:w="660" w:type="dxa"/>
          </w:tcPr>
          <w:p w14:paraId="13FDF294" w14:textId="77777777" w:rsidR="00FD4489" w:rsidRDefault="00000000">
            <w:pPr>
              <w:pStyle w:val="Compact"/>
              <w:jc w:val="right"/>
            </w:pPr>
            <w:r>
              <w:t>-0.033</w:t>
            </w:r>
          </w:p>
        </w:tc>
      </w:tr>
      <w:tr w:rsidR="00FD4489" w14:paraId="7CE21471" w14:textId="77777777">
        <w:tc>
          <w:tcPr>
            <w:tcW w:w="220" w:type="dxa"/>
          </w:tcPr>
          <w:p w14:paraId="61516E64" w14:textId="77777777" w:rsidR="00FD4489" w:rsidRDefault="00000000">
            <w:pPr>
              <w:pStyle w:val="Compact"/>
            </w:pPr>
            <w:r>
              <w:t>20</w:t>
            </w:r>
          </w:p>
        </w:tc>
        <w:tc>
          <w:tcPr>
            <w:tcW w:w="953" w:type="dxa"/>
          </w:tcPr>
          <w:p w14:paraId="0C04D9BC" w14:textId="77777777" w:rsidR="00FD4489" w:rsidRDefault="00000000">
            <w:pPr>
              <w:pStyle w:val="Compact"/>
            </w:pPr>
            <w:r>
              <w:t>trt_misclass</w:t>
            </w:r>
          </w:p>
        </w:tc>
        <w:tc>
          <w:tcPr>
            <w:tcW w:w="1320" w:type="dxa"/>
          </w:tcPr>
          <w:p w14:paraId="3121A7E3" w14:textId="77777777" w:rsidR="00FD4489" w:rsidRDefault="00000000">
            <w:pPr>
              <w:pStyle w:val="Compact"/>
            </w:pPr>
            <w:r>
              <w:t>sens0.90_spec0.95</w:t>
            </w:r>
          </w:p>
        </w:tc>
        <w:tc>
          <w:tcPr>
            <w:tcW w:w="1026" w:type="dxa"/>
          </w:tcPr>
          <w:p w14:paraId="733277D8" w14:textId="77777777" w:rsidR="00FD4489" w:rsidRDefault="00000000">
            <w:pPr>
              <w:pStyle w:val="Compact"/>
              <w:jc w:val="right"/>
            </w:pPr>
            <w:r>
              <w:t>-0.00041</w:t>
            </w:r>
          </w:p>
        </w:tc>
        <w:tc>
          <w:tcPr>
            <w:tcW w:w="1026" w:type="dxa"/>
          </w:tcPr>
          <w:p w14:paraId="722C8523" w14:textId="77777777" w:rsidR="00FD4489" w:rsidRDefault="00000000">
            <w:pPr>
              <w:pStyle w:val="Compact"/>
              <w:jc w:val="right"/>
            </w:pPr>
            <w:r>
              <w:t>-0.01329</w:t>
            </w:r>
          </w:p>
        </w:tc>
        <w:tc>
          <w:tcPr>
            <w:tcW w:w="806" w:type="dxa"/>
          </w:tcPr>
          <w:p w14:paraId="30FC90AB" w14:textId="77777777" w:rsidR="00FD4489" w:rsidRDefault="00000000">
            <w:pPr>
              <w:pStyle w:val="Compact"/>
              <w:jc w:val="right"/>
            </w:pPr>
            <w:r>
              <w:t>1.425</w:t>
            </w:r>
          </w:p>
        </w:tc>
        <w:tc>
          <w:tcPr>
            <w:tcW w:w="953" w:type="dxa"/>
          </w:tcPr>
          <w:p w14:paraId="6446BAD3" w14:textId="77777777" w:rsidR="00FD4489" w:rsidRDefault="00000000">
            <w:pPr>
              <w:pStyle w:val="Compact"/>
              <w:jc w:val="right"/>
            </w:pPr>
            <w:r>
              <w:t>0.967</w:t>
            </w:r>
          </w:p>
        </w:tc>
        <w:tc>
          <w:tcPr>
            <w:tcW w:w="953" w:type="dxa"/>
          </w:tcPr>
          <w:p w14:paraId="087A0E2B" w14:textId="77777777" w:rsidR="00FD4489" w:rsidRDefault="00000000">
            <w:pPr>
              <w:pStyle w:val="Compact"/>
              <w:jc w:val="right"/>
            </w:pPr>
            <w:r>
              <w:t>0.867</w:t>
            </w:r>
          </w:p>
        </w:tc>
        <w:tc>
          <w:tcPr>
            <w:tcW w:w="660" w:type="dxa"/>
          </w:tcPr>
          <w:p w14:paraId="4D7E2F1C" w14:textId="77777777" w:rsidR="00FD4489" w:rsidRDefault="00000000">
            <w:pPr>
              <w:pStyle w:val="Compact"/>
              <w:jc w:val="right"/>
            </w:pPr>
            <w:r>
              <w:t>0.100</w:t>
            </w:r>
          </w:p>
        </w:tc>
      </w:tr>
      <w:tr w:rsidR="00FD4489" w14:paraId="3D320F34" w14:textId="77777777">
        <w:tc>
          <w:tcPr>
            <w:tcW w:w="220" w:type="dxa"/>
          </w:tcPr>
          <w:p w14:paraId="08373A00" w14:textId="77777777" w:rsidR="00FD4489" w:rsidRDefault="00000000">
            <w:pPr>
              <w:pStyle w:val="Compact"/>
            </w:pPr>
            <w:r>
              <w:t>24</w:t>
            </w:r>
          </w:p>
        </w:tc>
        <w:tc>
          <w:tcPr>
            <w:tcW w:w="953" w:type="dxa"/>
          </w:tcPr>
          <w:p w14:paraId="49B8CAB8" w14:textId="77777777" w:rsidR="00FD4489" w:rsidRDefault="00000000">
            <w:pPr>
              <w:pStyle w:val="Compact"/>
            </w:pPr>
            <w:r>
              <w:t>out_misclass</w:t>
            </w:r>
          </w:p>
        </w:tc>
        <w:tc>
          <w:tcPr>
            <w:tcW w:w="1320" w:type="dxa"/>
          </w:tcPr>
          <w:p w14:paraId="5145E1F0" w14:textId="77777777" w:rsidR="00FD4489" w:rsidRDefault="00000000">
            <w:pPr>
              <w:pStyle w:val="Compact"/>
            </w:pPr>
            <w:r>
              <w:t>sens0.95_spec0.99</w:t>
            </w:r>
          </w:p>
        </w:tc>
        <w:tc>
          <w:tcPr>
            <w:tcW w:w="1026" w:type="dxa"/>
          </w:tcPr>
          <w:p w14:paraId="00F9A003" w14:textId="77777777" w:rsidR="00FD4489" w:rsidRDefault="00000000">
            <w:pPr>
              <w:pStyle w:val="Compact"/>
              <w:jc w:val="right"/>
            </w:pPr>
            <w:r>
              <w:t>-0.00041</w:t>
            </w:r>
          </w:p>
        </w:tc>
        <w:tc>
          <w:tcPr>
            <w:tcW w:w="1026" w:type="dxa"/>
          </w:tcPr>
          <w:p w14:paraId="037C552E" w14:textId="77777777" w:rsidR="00FD4489" w:rsidRDefault="00000000">
            <w:pPr>
              <w:pStyle w:val="Compact"/>
              <w:jc w:val="right"/>
            </w:pPr>
            <w:r>
              <w:t>-0.01173</w:t>
            </w:r>
          </w:p>
        </w:tc>
        <w:tc>
          <w:tcPr>
            <w:tcW w:w="806" w:type="dxa"/>
          </w:tcPr>
          <w:p w14:paraId="53DC8121" w14:textId="77777777" w:rsidR="00FD4489" w:rsidRDefault="00000000">
            <w:pPr>
              <w:pStyle w:val="Compact"/>
              <w:jc w:val="right"/>
            </w:pPr>
            <w:r>
              <w:t>1.330</w:t>
            </w:r>
          </w:p>
        </w:tc>
        <w:tc>
          <w:tcPr>
            <w:tcW w:w="953" w:type="dxa"/>
          </w:tcPr>
          <w:p w14:paraId="4D52B5E6" w14:textId="77777777" w:rsidR="00FD4489" w:rsidRDefault="00000000">
            <w:pPr>
              <w:pStyle w:val="Compact"/>
              <w:jc w:val="right"/>
            </w:pPr>
            <w:r>
              <w:t>0.967</w:t>
            </w:r>
          </w:p>
        </w:tc>
        <w:tc>
          <w:tcPr>
            <w:tcW w:w="953" w:type="dxa"/>
          </w:tcPr>
          <w:p w14:paraId="79190A26" w14:textId="77777777" w:rsidR="00FD4489" w:rsidRDefault="00000000">
            <w:pPr>
              <w:pStyle w:val="Compact"/>
              <w:jc w:val="right"/>
            </w:pPr>
            <w:r>
              <w:t>0.900</w:t>
            </w:r>
          </w:p>
        </w:tc>
        <w:tc>
          <w:tcPr>
            <w:tcW w:w="660" w:type="dxa"/>
          </w:tcPr>
          <w:p w14:paraId="50A74C97" w14:textId="77777777" w:rsidR="00FD4489" w:rsidRDefault="00000000">
            <w:pPr>
              <w:pStyle w:val="Compact"/>
              <w:jc w:val="right"/>
            </w:pPr>
            <w:r>
              <w:t>0.067</w:t>
            </w:r>
          </w:p>
        </w:tc>
      </w:tr>
      <w:tr w:rsidR="00FD4489" w14:paraId="31C10E23" w14:textId="77777777">
        <w:tc>
          <w:tcPr>
            <w:tcW w:w="220" w:type="dxa"/>
          </w:tcPr>
          <w:p w14:paraId="447E0945" w14:textId="77777777" w:rsidR="00FD4489" w:rsidRDefault="00000000">
            <w:pPr>
              <w:pStyle w:val="Compact"/>
            </w:pPr>
            <w:r>
              <w:t>28</w:t>
            </w:r>
          </w:p>
        </w:tc>
        <w:tc>
          <w:tcPr>
            <w:tcW w:w="953" w:type="dxa"/>
          </w:tcPr>
          <w:p w14:paraId="32366B91" w14:textId="77777777" w:rsidR="00FD4489" w:rsidRDefault="00000000">
            <w:pPr>
              <w:pStyle w:val="Compact"/>
            </w:pPr>
            <w:r>
              <w:t>out_misclass</w:t>
            </w:r>
          </w:p>
        </w:tc>
        <w:tc>
          <w:tcPr>
            <w:tcW w:w="1320" w:type="dxa"/>
          </w:tcPr>
          <w:p w14:paraId="6CC968CC" w14:textId="77777777" w:rsidR="00FD4489" w:rsidRDefault="00000000">
            <w:pPr>
              <w:pStyle w:val="Compact"/>
            </w:pPr>
            <w:r>
              <w:t>sens0.90_spec0.95</w:t>
            </w:r>
          </w:p>
        </w:tc>
        <w:tc>
          <w:tcPr>
            <w:tcW w:w="1026" w:type="dxa"/>
          </w:tcPr>
          <w:p w14:paraId="05C6531F" w14:textId="77777777" w:rsidR="00FD4489" w:rsidRDefault="00000000">
            <w:pPr>
              <w:pStyle w:val="Compact"/>
              <w:jc w:val="right"/>
            </w:pPr>
            <w:r>
              <w:t>-0.00041</w:t>
            </w:r>
          </w:p>
        </w:tc>
        <w:tc>
          <w:tcPr>
            <w:tcW w:w="1026" w:type="dxa"/>
          </w:tcPr>
          <w:p w14:paraId="246F8D3A" w14:textId="77777777" w:rsidR="00FD4489" w:rsidRDefault="00000000">
            <w:pPr>
              <w:pStyle w:val="Compact"/>
              <w:jc w:val="right"/>
            </w:pPr>
            <w:r>
              <w:t>-0.00912</w:t>
            </w:r>
          </w:p>
        </w:tc>
        <w:tc>
          <w:tcPr>
            <w:tcW w:w="806" w:type="dxa"/>
          </w:tcPr>
          <w:p w14:paraId="6689B00D" w14:textId="77777777" w:rsidR="00FD4489" w:rsidRDefault="00000000">
            <w:pPr>
              <w:pStyle w:val="Compact"/>
              <w:jc w:val="right"/>
            </w:pPr>
            <w:r>
              <w:t>1.080</w:t>
            </w:r>
          </w:p>
        </w:tc>
        <w:tc>
          <w:tcPr>
            <w:tcW w:w="953" w:type="dxa"/>
          </w:tcPr>
          <w:p w14:paraId="4B33D596" w14:textId="77777777" w:rsidR="00FD4489" w:rsidRDefault="00000000">
            <w:pPr>
              <w:pStyle w:val="Compact"/>
              <w:jc w:val="right"/>
            </w:pPr>
            <w:r>
              <w:t>0.967</w:t>
            </w:r>
          </w:p>
        </w:tc>
        <w:tc>
          <w:tcPr>
            <w:tcW w:w="953" w:type="dxa"/>
          </w:tcPr>
          <w:p w14:paraId="1E95C6CB" w14:textId="77777777" w:rsidR="00FD4489" w:rsidRDefault="00000000">
            <w:pPr>
              <w:pStyle w:val="Compact"/>
              <w:jc w:val="right"/>
            </w:pPr>
            <w:r>
              <w:t>1.000</w:t>
            </w:r>
          </w:p>
        </w:tc>
        <w:tc>
          <w:tcPr>
            <w:tcW w:w="660" w:type="dxa"/>
          </w:tcPr>
          <w:p w14:paraId="72F8116A" w14:textId="77777777" w:rsidR="00FD4489" w:rsidRDefault="00000000">
            <w:pPr>
              <w:pStyle w:val="Compact"/>
              <w:jc w:val="right"/>
            </w:pPr>
            <w:r>
              <w:t>-0.03</w:t>
            </w:r>
            <w:r>
              <w:lastRenderedPageBreak/>
              <w:t>3</w:t>
            </w:r>
          </w:p>
        </w:tc>
      </w:tr>
      <w:tr w:rsidR="00FD4489" w14:paraId="054DCA50" w14:textId="77777777">
        <w:tc>
          <w:tcPr>
            <w:tcW w:w="220" w:type="dxa"/>
          </w:tcPr>
          <w:p w14:paraId="56482DA7" w14:textId="77777777" w:rsidR="00FD4489" w:rsidRDefault="00000000">
            <w:pPr>
              <w:pStyle w:val="Compact"/>
            </w:pPr>
            <w:r>
              <w:lastRenderedPageBreak/>
              <w:t>32</w:t>
            </w:r>
          </w:p>
        </w:tc>
        <w:tc>
          <w:tcPr>
            <w:tcW w:w="953" w:type="dxa"/>
          </w:tcPr>
          <w:p w14:paraId="2A0C50D0" w14:textId="77777777" w:rsidR="00FD4489" w:rsidRDefault="00000000">
            <w:pPr>
              <w:pStyle w:val="Compact"/>
            </w:pPr>
            <w:r>
              <w:t>unmeasured_U</w:t>
            </w:r>
          </w:p>
        </w:tc>
        <w:tc>
          <w:tcPr>
            <w:tcW w:w="1320" w:type="dxa"/>
          </w:tcPr>
          <w:p w14:paraId="3584F9AE" w14:textId="77777777" w:rsidR="00FD4489" w:rsidRDefault="00000000">
            <w:pPr>
              <w:pStyle w:val="Compact"/>
            </w:pPr>
            <w:r>
              <w:t>OR_trt1.5_out1.5</w:t>
            </w:r>
          </w:p>
        </w:tc>
        <w:tc>
          <w:tcPr>
            <w:tcW w:w="1026" w:type="dxa"/>
          </w:tcPr>
          <w:p w14:paraId="496B51F1" w14:textId="77777777" w:rsidR="00FD4489" w:rsidRDefault="00000000">
            <w:pPr>
              <w:pStyle w:val="Compact"/>
              <w:jc w:val="right"/>
            </w:pPr>
            <w:r>
              <w:t>-0.00041</w:t>
            </w:r>
          </w:p>
        </w:tc>
        <w:tc>
          <w:tcPr>
            <w:tcW w:w="1026" w:type="dxa"/>
          </w:tcPr>
          <w:p w14:paraId="35335A33" w14:textId="77777777" w:rsidR="00FD4489" w:rsidRDefault="00000000">
            <w:pPr>
              <w:pStyle w:val="Compact"/>
              <w:jc w:val="right"/>
            </w:pPr>
            <w:r>
              <w:t>0.01232</w:t>
            </w:r>
          </w:p>
        </w:tc>
        <w:tc>
          <w:tcPr>
            <w:tcW w:w="806" w:type="dxa"/>
          </w:tcPr>
          <w:p w14:paraId="0E183397" w14:textId="77777777" w:rsidR="00FD4489" w:rsidRDefault="00000000">
            <w:pPr>
              <w:pStyle w:val="Compact"/>
              <w:jc w:val="right"/>
            </w:pPr>
            <w:r>
              <w:t>1.324</w:t>
            </w:r>
          </w:p>
        </w:tc>
        <w:tc>
          <w:tcPr>
            <w:tcW w:w="953" w:type="dxa"/>
          </w:tcPr>
          <w:p w14:paraId="517FF242" w14:textId="77777777" w:rsidR="00FD4489" w:rsidRDefault="00000000">
            <w:pPr>
              <w:pStyle w:val="Compact"/>
              <w:jc w:val="right"/>
            </w:pPr>
            <w:r>
              <w:t>0.967</w:t>
            </w:r>
          </w:p>
        </w:tc>
        <w:tc>
          <w:tcPr>
            <w:tcW w:w="953" w:type="dxa"/>
          </w:tcPr>
          <w:p w14:paraId="347DB5FA" w14:textId="77777777" w:rsidR="00FD4489" w:rsidRDefault="00000000">
            <w:pPr>
              <w:pStyle w:val="Compact"/>
              <w:jc w:val="right"/>
            </w:pPr>
            <w:r>
              <w:t>0.833</w:t>
            </w:r>
          </w:p>
        </w:tc>
        <w:tc>
          <w:tcPr>
            <w:tcW w:w="660" w:type="dxa"/>
          </w:tcPr>
          <w:p w14:paraId="55BB1627" w14:textId="77777777" w:rsidR="00FD4489" w:rsidRDefault="00000000">
            <w:pPr>
              <w:pStyle w:val="Compact"/>
              <w:jc w:val="right"/>
            </w:pPr>
            <w:r>
              <w:t>0.134</w:t>
            </w:r>
          </w:p>
        </w:tc>
      </w:tr>
      <w:tr w:rsidR="00FD4489" w14:paraId="7CCA508C" w14:textId="77777777">
        <w:tc>
          <w:tcPr>
            <w:tcW w:w="220" w:type="dxa"/>
          </w:tcPr>
          <w:p w14:paraId="14570102" w14:textId="77777777" w:rsidR="00FD4489" w:rsidRDefault="00000000">
            <w:pPr>
              <w:pStyle w:val="Compact"/>
            </w:pPr>
            <w:r>
              <w:t>36</w:t>
            </w:r>
          </w:p>
        </w:tc>
        <w:tc>
          <w:tcPr>
            <w:tcW w:w="953" w:type="dxa"/>
          </w:tcPr>
          <w:p w14:paraId="68CE6811" w14:textId="77777777" w:rsidR="00FD4489" w:rsidRDefault="00000000">
            <w:pPr>
              <w:pStyle w:val="Compact"/>
            </w:pPr>
            <w:r>
              <w:t>unmeasured_U</w:t>
            </w:r>
          </w:p>
        </w:tc>
        <w:tc>
          <w:tcPr>
            <w:tcW w:w="1320" w:type="dxa"/>
          </w:tcPr>
          <w:p w14:paraId="517B32CF" w14:textId="77777777" w:rsidR="00FD4489" w:rsidRDefault="00000000">
            <w:pPr>
              <w:pStyle w:val="Compact"/>
            </w:pPr>
            <w:r>
              <w:t>OR_trt2.0_out2.0</w:t>
            </w:r>
          </w:p>
        </w:tc>
        <w:tc>
          <w:tcPr>
            <w:tcW w:w="1026" w:type="dxa"/>
          </w:tcPr>
          <w:p w14:paraId="7E5918D8" w14:textId="77777777" w:rsidR="00FD4489" w:rsidRDefault="00000000">
            <w:pPr>
              <w:pStyle w:val="Compact"/>
              <w:jc w:val="right"/>
            </w:pPr>
            <w:r>
              <w:t>-0.00041</w:t>
            </w:r>
          </w:p>
        </w:tc>
        <w:tc>
          <w:tcPr>
            <w:tcW w:w="1026" w:type="dxa"/>
          </w:tcPr>
          <w:p w14:paraId="3B1B1B04" w14:textId="77777777" w:rsidR="00FD4489" w:rsidRDefault="00000000">
            <w:pPr>
              <w:pStyle w:val="Compact"/>
              <w:jc w:val="right"/>
            </w:pPr>
            <w:r>
              <w:t>0.00666</w:t>
            </w:r>
          </w:p>
        </w:tc>
        <w:tc>
          <w:tcPr>
            <w:tcW w:w="806" w:type="dxa"/>
          </w:tcPr>
          <w:p w14:paraId="19E84EBC" w14:textId="77777777" w:rsidR="00FD4489" w:rsidRDefault="00000000">
            <w:pPr>
              <w:pStyle w:val="Compact"/>
              <w:jc w:val="right"/>
            </w:pPr>
            <w:r>
              <w:t>1.056</w:t>
            </w:r>
          </w:p>
        </w:tc>
        <w:tc>
          <w:tcPr>
            <w:tcW w:w="953" w:type="dxa"/>
          </w:tcPr>
          <w:p w14:paraId="00213374" w14:textId="77777777" w:rsidR="00FD4489" w:rsidRDefault="00000000">
            <w:pPr>
              <w:pStyle w:val="Compact"/>
              <w:jc w:val="right"/>
            </w:pPr>
            <w:r>
              <w:t>0.967</w:t>
            </w:r>
          </w:p>
        </w:tc>
        <w:tc>
          <w:tcPr>
            <w:tcW w:w="953" w:type="dxa"/>
          </w:tcPr>
          <w:p w14:paraId="14BFA29D" w14:textId="77777777" w:rsidR="00FD4489" w:rsidRDefault="00000000">
            <w:pPr>
              <w:pStyle w:val="Compact"/>
              <w:jc w:val="right"/>
            </w:pPr>
            <w:r>
              <w:t>1.000</w:t>
            </w:r>
          </w:p>
        </w:tc>
        <w:tc>
          <w:tcPr>
            <w:tcW w:w="660" w:type="dxa"/>
          </w:tcPr>
          <w:p w14:paraId="16CE20BA" w14:textId="77777777" w:rsidR="00FD4489" w:rsidRDefault="00000000">
            <w:pPr>
              <w:pStyle w:val="Compact"/>
              <w:jc w:val="right"/>
            </w:pPr>
            <w:r>
              <w:t>-0.033</w:t>
            </w:r>
          </w:p>
        </w:tc>
      </w:tr>
    </w:tbl>
    <w:p w14:paraId="7880FA1B" w14:textId="77777777" w:rsidR="00FD4489" w:rsidRDefault="00000000">
      <w:pPr>
        <w:pStyle w:val="Heading3"/>
      </w:pPr>
      <w:bookmarkStart w:id="88" w:name="scenario-c-unmeasured-confounding"/>
      <w:bookmarkEnd w:id="87"/>
      <w:r>
        <w:t>8.3.3 Scenario C: Unmeasured Confounding</w:t>
      </w:r>
    </w:p>
    <w:p w14:paraId="0707DBC4" w14:textId="77777777" w:rsidR="00FD4489" w:rsidRDefault="00000000">
      <w:pPr>
        <w:pStyle w:val="FirstParagraph"/>
      </w:pPr>
      <w:r>
        <w:t xml:space="preserve">Selected candidate: </w:t>
      </w:r>
      <w:r>
        <w:rPr>
          <w:rStyle w:val="VerbatimChar"/>
        </w:rPr>
        <w:t>glmnet_t01</w:t>
      </w:r>
    </w:p>
    <w:p w14:paraId="5386AEB7" w14:textId="77777777" w:rsidR="00FD4489" w:rsidRDefault="00000000">
      <w:pPr>
        <w:pStyle w:val="TableCaption"/>
      </w:pPr>
      <w:r>
        <w:t>DQ degradation: Scenario C: Unmeasured Confounding (candidate: glmnet_t01)</w:t>
      </w:r>
    </w:p>
    <w:tbl>
      <w:tblPr>
        <w:tblStyle w:val="Table"/>
        <w:tblW w:w="5000" w:type="pct"/>
        <w:tblLayout w:type="fixed"/>
        <w:tblLook w:val="0020" w:firstRow="1" w:lastRow="0" w:firstColumn="0" w:lastColumn="0" w:noHBand="0" w:noVBand="0"/>
      </w:tblPr>
      <w:tblGrid>
        <w:gridCol w:w="286"/>
        <w:gridCol w:w="1151"/>
        <w:gridCol w:w="1593"/>
        <w:gridCol w:w="1238"/>
        <w:gridCol w:w="1238"/>
        <w:gridCol w:w="973"/>
        <w:gridCol w:w="1150"/>
        <w:gridCol w:w="1150"/>
        <w:gridCol w:w="797"/>
      </w:tblGrid>
      <w:tr w:rsidR="00FD4489" w14:paraId="3B99FF95"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220" w:type="dxa"/>
          </w:tcPr>
          <w:p w14:paraId="70E98B61" w14:textId="77777777" w:rsidR="00FD4489" w:rsidRDefault="00FD4489">
            <w:pPr>
              <w:pStyle w:val="Compact"/>
            </w:pPr>
          </w:p>
        </w:tc>
        <w:tc>
          <w:tcPr>
            <w:tcW w:w="953" w:type="dxa"/>
          </w:tcPr>
          <w:p w14:paraId="4A94ED77" w14:textId="77777777" w:rsidR="00FD4489" w:rsidRDefault="00000000">
            <w:pPr>
              <w:pStyle w:val="Compact"/>
            </w:pPr>
            <w:r>
              <w:t>scenario</w:t>
            </w:r>
          </w:p>
        </w:tc>
        <w:tc>
          <w:tcPr>
            <w:tcW w:w="1320" w:type="dxa"/>
          </w:tcPr>
          <w:p w14:paraId="4E66D75B" w14:textId="77777777" w:rsidR="00FD4489" w:rsidRDefault="00000000">
            <w:pPr>
              <w:pStyle w:val="Compact"/>
            </w:pPr>
            <w:r>
              <w:t>level</w:t>
            </w:r>
          </w:p>
        </w:tc>
        <w:tc>
          <w:tcPr>
            <w:tcW w:w="1026" w:type="dxa"/>
          </w:tcPr>
          <w:p w14:paraId="5A6091D4" w14:textId="77777777" w:rsidR="00FD4489" w:rsidRDefault="00000000">
            <w:pPr>
              <w:pStyle w:val="Compact"/>
              <w:jc w:val="right"/>
            </w:pPr>
            <w:r>
              <w:t>bias_baseline</w:t>
            </w:r>
          </w:p>
        </w:tc>
        <w:tc>
          <w:tcPr>
            <w:tcW w:w="1026" w:type="dxa"/>
          </w:tcPr>
          <w:p w14:paraId="45C74EB4" w14:textId="77777777" w:rsidR="00FD4489" w:rsidRDefault="00000000">
            <w:pPr>
              <w:pStyle w:val="Compact"/>
              <w:jc w:val="right"/>
            </w:pPr>
            <w:r>
              <w:t>bias_degraded</w:t>
            </w:r>
          </w:p>
        </w:tc>
        <w:tc>
          <w:tcPr>
            <w:tcW w:w="806" w:type="dxa"/>
          </w:tcPr>
          <w:p w14:paraId="0A231D52" w14:textId="77777777" w:rsidR="00FD4489" w:rsidRDefault="00000000">
            <w:pPr>
              <w:pStyle w:val="Compact"/>
              <w:jc w:val="right"/>
            </w:pPr>
            <w:r>
              <w:t>rmse_ratio</w:t>
            </w:r>
          </w:p>
        </w:tc>
        <w:tc>
          <w:tcPr>
            <w:tcW w:w="953" w:type="dxa"/>
          </w:tcPr>
          <w:p w14:paraId="002882AC" w14:textId="77777777" w:rsidR="00FD4489" w:rsidRDefault="00000000">
            <w:pPr>
              <w:pStyle w:val="Compact"/>
              <w:jc w:val="right"/>
            </w:pPr>
            <w:r>
              <w:t>cov_baseline</w:t>
            </w:r>
          </w:p>
        </w:tc>
        <w:tc>
          <w:tcPr>
            <w:tcW w:w="953" w:type="dxa"/>
          </w:tcPr>
          <w:p w14:paraId="2D29B696" w14:textId="77777777" w:rsidR="00FD4489" w:rsidRDefault="00000000">
            <w:pPr>
              <w:pStyle w:val="Compact"/>
              <w:jc w:val="right"/>
            </w:pPr>
            <w:r>
              <w:t>cov_degraded</w:t>
            </w:r>
          </w:p>
        </w:tc>
        <w:tc>
          <w:tcPr>
            <w:tcW w:w="660" w:type="dxa"/>
          </w:tcPr>
          <w:p w14:paraId="344E5184" w14:textId="77777777" w:rsidR="00FD4489" w:rsidRDefault="00000000">
            <w:pPr>
              <w:pStyle w:val="Compact"/>
              <w:jc w:val="right"/>
            </w:pPr>
            <w:r>
              <w:t>cov_drop</w:t>
            </w:r>
          </w:p>
        </w:tc>
      </w:tr>
      <w:tr w:rsidR="00FD4489" w14:paraId="0C6FE5CE" w14:textId="77777777">
        <w:tc>
          <w:tcPr>
            <w:tcW w:w="220" w:type="dxa"/>
          </w:tcPr>
          <w:p w14:paraId="1DEECDAC" w14:textId="77777777" w:rsidR="00FD4489" w:rsidRDefault="00000000">
            <w:pPr>
              <w:pStyle w:val="Compact"/>
            </w:pPr>
            <w:r>
              <w:t>3</w:t>
            </w:r>
          </w:p>
        </w:tc>
        <w:tc>
          <w:tcPr>
            <w:tcW w:w="953" w:type="dxa"/>
          </w:tcPr>
          <w:p w14:paraId="6D551174" w14:textId="77777777" w:rsidR="00FD4489" w:rsidRDefault="00000000">
            <w:pPr>
              <w:pStyle w:val="Compact"/>
            </w:pPr>
            <w:r>
              <w:t>cov_miss</w:t>
            </w:r>
          </w:p>
        </w:tc>
        <w:tc>
          <w:tcPr>
            <w:tcW w:w="1320" w:type="dxa"/>
          </w:tcPr>
          <w:p w14:paraId="738B8467" w14:textId="77777777" w:rsidR="00FD4489" w:rsidRDefault="00000000">
            <w:pPr>
              <w:pStyle w:val="Compact"/>
            </w:pPr>
            <w:r>
              <w:t>0.05</w:t>
            </w:r>
          </w:p>
        </w:tc>
        <w:tc>
          <w:tcPr>
            <w:tcW w:w="1026" w:type="dxa"/>
          </w:tcPr>
          <w:p w14:paraId="4A634799" w14:textId="77777777" w:rsidR="00FD4489" w:rsidRDefault="00000000">
            <w:pPr>
              <w:pStyle w:val="Compact"/>
              <w:jc w:val="right"/>
            </w:pPr>
            <w:r>
              <w:t>0.00124</w:t>
            </w:r>
          </w:p>
        </w:tc>
        <w:tc>
          <w:tcPr>
            <w:tcW w:w="1026" w:type="dxa"/>
          </w:tcPr>
          <w:p w14:paraId="5DBE8CE0" w14:textId="77777777" w:rsidR="00FD4489" w:rsidRDefault="00000000">
            <w:pPr>
              <w:pStyle w:val="Compact"/>
              <w:jc w:val="right"/>
            </w:pPr>
            <w:r>
              <w:t>0.00017</w:t>
            </w:r>
          </w:p>
        </w:tc>
        <w:tc>
          <w:tcPr>
            <w:tcW w:w="806" w:type="dxa"/>
          </w:tcPr>
          <w:p w14:paraId="722F5479" w14:textId="77777777" w:rsidR="00FD4489" w:rsidRDefault="00000000">
            <w:pPr>
              <w:pStyle w:val="Compact"/>
              <w:jc w:val="right"/>
            </w:pPr>
            <w:r>
              <w:t>1.193</w:t>
            </w:r>
          </w:p>
        </w:tc>
        <w:tc>
          <w:tcPr>
            <w:tcW w:w="953" w:type="dxa"/>
          </w:tcPr>
          <w:p w14:paraId="1CC8A3C4" w14:textId="77777777" w:rsidR="00FD4489" w:rsidRDefault="00000000">
            <w:pPr>
              <w:pStyle w:val="Compact"/>
              <w:jc w:val="right"/>
            </w:pPr>
            <w:r>
              <w:t>1</w:t>
            </w:r>
          </w:p>
        </w:tc>
        <w:tc>
          <w:tcPr>
            <w:tcW w:w="953" w:type="dxa"/>
          </w:tcPr>
          <w:p w14:paraId="583F48C7" w14:textId="77777777" w:rsidR="00FD4489" w:rsidRDefault="00000000">
            <w:pPr>
              <w:pStyle w:val="Compact"/>
              <w:jc w:val="right"/>
            </w:pPr>
            <w:r>
              <w:t>1.000</w:t>
            </w:r>
          </w:p>
        </w:tc>
        <w:tc>
          <w:tcPr>
            <w:tcW w:w="660" w:type="dxa"/>
          </w:tcPr>
          <w:p w14:paraId="0ED7EB70" w14:textId="77777777" w:rsidR="00FD4489" w:rsidRDefault="00000000">
            <w:pPr>
              <w:pStyle w:val="Compact"/>
              <w:jc w:val="right"/>
            </w:pPr>
            <w:r>
              <w:t>0.000</w:t>
            </w:r>
          </w:p>
        </w:tc>
      </w:tr>
      <w:tr w:rsidR="00FD4489" w14:paraId="08F86BF0" w14:textId="77777777">
        <w:tc>
          <w:tcPr>
            <w:tcW w:w="220" w:type="dxa"/>
          </w:tcPr>
          <w:p w14:paraId="3BCFD991" w14:textId="77777777" w:rsidR="00FD4489" w:rsidRDefault="00000000">
            <w:pPr>
              <w:pStyle w:val="Compact"/>
            </w:pPr>
            <w:r>
              <w:t>7</w:t>
            </w:r>
          </w:p>
        </w:tc>
        <w:tc>
          <w:tcPr>
            <w:tcW w:w="953" w:type="dxa"/>
          </w:tcPr>
          <w:p w14:paraId="2FDA5F53" w14:textId="77777777" w:rsidR="00FD4489" w:rsidRDefault="00000000">
            <w:pPr>
              <w:pStyle w:val="Compact"/>
            </w:pPr>
            <w:r>
              <w:t>cov_miss</w:t>
            </w:r>
          </w:p>
        </w:tc>
        <w:tc>
          <w:tcPr>
            <w:tcW w:w="1320" w:type="dxa"/>
          </w:tcPr>
          <w:p w14:paraId="6787D036" w14:textId="77777777" w:rsidR="00FD4489" w:rsidRDefault="00000000">
            <w:pPr>
              <w:pStyle w:val="Compact"/>
            </w:pPr>
            <w:r>
              <w:t>0.1</w:t>
            </w:r>
          </w:p>
        </w:tc>
        <w:tc>
          <w:tcPr>
            <w:tcW w:w="1026" w:type="dxa"/>
          </w:tcPr>
          <w:p w14:paraId="604B9862" w14:textId="77777777" w:rsidR="00FD4489" w:rsidRDefault="00000000">
            <w:pPr>
              <w:pStyle w:val="Compact"/>
              <w:jc w:val="right"/>
            </w:pPr>
            <w:r>
              <w:t>0.00124</w:t>
            </w:r>
          </w:p>
        </w:tc>
        <w:tc>
          <w:tcPr>
            <w:tcW w:w="1026" w:type="dxa"/>
          </w:tcPr>
          <w:p w14:paraId="4F21CF9A" w14:textId="77777777" w:rsidR="00FD4489" w:rsidRDefault="00000000">
            <w:pPr>
              <w:pStyle w:val="Compact"/>
              <w:jc w:val="right"/>
            </w:pPr>
            <w:r>
              <w:t>0.00268</w:t>
            </w:r>
          </w:p>
        </w:tc>
        <w:tc>
          <w:tcPr>
            <w:tcW w:w="806" w:type="dxa"/>
          </w:tcPr>
          <w:p w14:paraId="5F262547" w14:textId="77777777" w:rsidR="00FD4489" w:rsidRDefault="00000000">
            <w:pPr>
              <w:pStyle w:val="Compact"/>
              <w:jc w:val="right"/>
            </w:pPr>
            <w:r>
              <w:t>1.259</w:t>
            </w:r>
          </w:p>
        </w:tc>
        <w:tc>
          <w:tcPr>
            <w:tcW w:w="953" w:type="dxa"/>
          </w:tcPr>
          <w:p w14:paraId="557108EE" w14:textId="77777777" w:rsidR="00FD4489" w:rsidRDefault="00000000">
            <w:pPr>
              <w:pStyle w:val="Compact"/>
              <w:jc w:val="right"/>
            </w:pPr>
            <w:r>
              <w:t>1</w:t>
            </w:r>
          </w:p>
        </w:tc>
        <w:tc>
          <w:tcPr>
            <w:tcW w:w="953" w:type="dxa"/>
          </w:tcPr>
          <w:p w14:paraId="6C708121" w14:textId="77777777" w:rsidR="00FD4489" w:rsidRDefault="00000000">
            <w:pPr>
              <w:pStyle w:val="Compact"/>
              <w:jc w:val="right"/>
            </w:pPr>
            <w:r>
              <w:t>0.967</w:t>
            </w:r>
          </w:p>
        </w:tc>
        <w:tc>
          <w:tcPr>
            <w:tcW w:w="660" w:type="dxa"/>
          </w:tcPr>
          <w:p w14:paraId="3316B3B1" w14:textId="77777777" w:rsidR="00FD4489" w:rsidRDefault="00000000">
            <w:pPr>
              <w:pStyle w:val="Compact"/>
              <w:jc w:val="right"/>
            </w:pPr>
            <w:r>
              <w:t>0.033</w:t>
            </w:r>
          </w:p>
        </w:tc>
      </w:tr>
      <w:tr w:rsidR="00FD4489" w14:paraId="0C35BF18" w14:textId="77777777">
        <w:tc>
          <w:tcPr>
            <w:tcW w:w="220" w:type="dxa"/>
          </w:tcPr>
          <w:p w14:paraId="3D519979" w14:textId="77777777" w:rsidR="00FD4489" w:rsidRDefault="00000000">
            <w:pPr>
              <w:pStyle w:val="Compact"/>
            </w:pPr>
            <w:r>
              <w:t>11</w:t>
            </w:r>
          </w:p>
        </w:tc>
        <w:tc>
          <w:tcPr>
            <w:tcW w:w="953" w:type="dxa"/>
          </w:tcPr>
          <w:p w14:paraId="7E799523" w14:textId="77777777" w:rsidR="00FD4489" w:rsidRDefault="00000000">
            <w:pPr>
              <w:pStyle w:val="Compact"/>
            </w:pPr>
            <w:r>
              <w:t>cov_miss</w:t>
            </w:r>
          </w:p>
        </w:tc>
        <w:tc>
          <w:tcPr>
            <w:tcW w:w="1320" w:type="dxa"/>
          </w:tcPr>
          <w:p w14:paraId="195B6C48" w14:textId="77777777" w:rsidR="00FD4489" w:rsidRDefault="00000000">
            <w:pPr>
              <w:pStyle w:val="Compact"/>
            </w:pPr>
            <w:r>
              <w:t>0.2</w:t>
            </w:r>
          </w:p>
        </w:tc>
        <w:tc>
          <w:tcPr>
            <w:tcW w:w="1026" w:type="dxa"/>
          </w:tcPr>
          <w:p w14:paraId="6355D6B4" w14:textId="77777777" w:rsidR="00FD4489" w:rsidRDefault="00000000">
            <w:pPr>
              <w:pStyle w:val="Compact"/>
              <w:jc w:val="right"/>
            </w:pPr>
            <w:r>
              <w:t>0.00124</w:t>
            </w:r>
          </w:p>
        </w:tc>
        <w:tc>
          <w:tcPr>
            <w:tcW w:w="1026" w:type="dxa"/>
          </w:tcPr>
          <w:p w14:paraId="6F1A9B58" w14:textId="77777777" w:rsidR="00FD4489" w:rsidRDefault="00000000">
            <w:pPr>
              <w:pStyle w:val="Compact"/>
              <w:jc w:val="right"/>
            </w:pPr>
            <w:r>
              <w:t>0.00128</w:t>
            </w:r>
          </w:p>
        </w:tc>
        <w:tc>
          <w:tcPr>
            <w:tcW w:w="806" w:type="dxa"/>
          </w:tcPr>
          <w:p w14:paraId="6AC664A5" w14:textId="77777777" w:rsidR="00FD4489" w:rsidRDefault="00000000">
            <w:pPr>
              <w:pStyle w:val="Compact"/>
              <w:jc w:val="right"/>
            </w:pPr>
            <w:r>
              <w:t>1.873</w:t>
            </w:r>
          </w:p>
        </w:tc>
        <w:tc>
          <w:tcPr>
            <w:tcW w:w="953" w:type="dxa"/>
          </w:tcPr>
          <w:p w14:paraId="580FFA83" w14:textId="77777777" w:rsidR="00FD4489" w:rsidRDefault="00000000">
            <w:pPr>
              <w:pStyle w:val="Compact"/>
              <w:jc w:val="right"/>
            </w:pPr>
            <w:r>
              <w:t>1</w:t>
            </w:r>
          </w:p>
        </w:tc>
        <w:tc>
          <w:tcPr>
            <w:tcW w:w="953" w:type="dxa"/>
          </w:tcPr>
          <w:p w14:paraId="780A5512" w14:textId="77777777" w:rsidR="00FD4489" w:rsidRDefault="00000000">
            <w:pPr>
              <w:pStyle w:val="Compact"/>
              <w:jc w:val="right"/>
            </w:pPr>
            <w:r>
              <w:t>0.900</w:t>
            </w:r>
          </w:p>
        </w:tc>
        <w:tc>
          <w:tcPr>
            <w:tcW w:w="660" w:type="dxa"/>
          </w:tcPr>
          <w:p w14:paraId="3F6E7971" w14:textId="77777777" w:rsidR="00FD4489" w:rsidRDefault="00000000">
            <w:pPr>
              <w:pStyle w:val="Compact"/>
              <w:jc w:val="right"/>
            </w:pPr>
            <w:r>
              <w:t>0.100</w:t>
            </w:r>
          </w:p>
        </w:tc>
      </w:tr>
      <w:tr w:rsidR="00FD4489" w14:paraId="58E96C5B" w14:textId="77777777">
        <w:tc>
          <w:tcPr>
            <w:tcW w:w="220" w:type="dxa"/>
          </w:tcPr>
          <w:p w14:paraId="04F0A36F" w14:textId="77777777" w:rsidR="00FD4489" w:rsidRDefault="00000000">
            <w:pPr>
              <w:pStyle w:val="Compact"/>
            </w:pPr>
            <w:r>
              <w:t>15</w:t>
            </w:r>
          </w:p>
        </w:tc>
        <w:tc>
          <w:tcPr>
            <w:tcW w:w="953" w:type="dxa"/>
          </w:tcPr>
          <w:p w14:paraId="1EBA9724" w14:textId="77777777" w:rsidR="00FD4489" w:rsidRDefault="00000000">
            <w:pPr>
              <w:pStyle w:val="Compact"/>
            </w:pPr>
            <w:r>
              <w:t>trt_misclass</w:t>
            </w:r>
          </w:p>
        </w:tc>
        <w:tc>
          <w:tcPr>
            <w:tcW w:w="1320" w:type="dxa"/>
          </w:tcPr>
          <w:p w14:paraId="7745144B" w14:textId="77777777" w:rsidR="00FD4489" w:rsidRDefault="00000000">
            <w:pPr>
              <w:pStyle w:val="Compact"/>
            </w:pPr>
            <w:r>
              <w:t>sens0.95_spec0.99</w:t>
            </w:r>
          </w:p>
        </w:tc>
        <w:tc>
          <w:tcPr>
            <w:tcW w:w="1026" w:type="dxa"/>
          </w:tcPr>
          <w:p w14:paraId="302887BE" w14:textId="77777777" w:rsidR="00FD4489" w:rsidRDefault="00000000">
            <w:pPr>
              <w:pStyle w:val="Compact"/>
              <w:jc w:val="right"/>
            </w:pPr>
            <w:r>
              <w:t>0.00124</w:t>
            </w:r>
          </w:p>
        </w:tc>
        <w:tc>
          <w:tcPr>
            <w:tcW w:w="1026" w:type="dxa"/>
          </w:tcPr>
          <w:p w14:paraId="1DEC5FAA" w14:textId="77777777" w:rsidR="00FD4489" w:rsidRDefault="00000000">
            <w:pPr>
              <w:pStyle w:val="Compact"/>
              <w:jc w:val="right"/>
            </w:pPr>
            <w:r>
              <w:t>-0.00930</w:t>
            </w:r>
          </w:p>
        </w:tc>
        <w:tc>
          <w:tcPr>
            <w:tcW w:w="806" w:type="dxa"/>
          </w:tcPr>
          <w:p w14:paraId="101EB5DB" w14:textId="77777777" w:rsidR="00FD4489" w:rsidRDefault="00000000">
            <w:pPr>
              <w:pStyle w:val="Compact"/>
              <w:jc w:val="right"/>
            </w:pPr>
            <w:r>
              <w:t>1.437</w:t>
            </w:r>
          </w:p>
        </w:tc>
        <w:tc>
          <w:tcPr>
            <w:tcW w:w="953" w:type="dxa"/>
          </w:tcPr>
          <w:p w14:paraId="053355C6" w14:textId="77777777" w:rsidR="00FD4489" w:rsidRDefault="00000000">
            <w:pPr>
              <w:pStyle w:val="Compact"/>
              <w:jc w:val="right"/>
            </w:pPr>
            <w:r>
              <w:t>1</w:t>
            </w:r>
          </w:p>
        </w:tc>
        <w:tc>
          <w:tcPr>
            <w:tcW w:w="953" w:type="dxa"/>
          </w:tcPr>
          <w:p w14:paraId="1D6E3DC9" w14:textId="77777777" w:rsidR="00FD4489" w:rsidRDefault="00000000">
            <w:pPr>
              <w:pStyle w:val="Compact"/>
              <w:jc w:val="right"/>
            </w:pPr>
            <w:r>
              <w:t>0.933</w:t>
            </w:r>
          </w:p>
        </w:tc>
        <w:tc>
          <w:tcPr>
            <w:tcW w:w="660" w:type="dxa"/>
          </w:tcPr>
          <w:p w14:paraId="29450BFB" w14:textId="77777777" w:rsidR="00FD4489" w:rsidRDefault="00000000">
            <w:pPr>
              <w:pStyle w:val="Compact"/>
              <w:jc w:val="right"/>
            </w:pPr>
            <w:r>
              <w:t>0.067</w:t>
            </w:r>
          </w:p>
        </w:tc>
      </w:tr>
      <w:tr w:rsidR="00FD4489" w14:paraId="0C1C8B82" w14:textId="77777777">
        <w:tc>
          <w:tcPr>
            <w:tcW w:w="220" w:type="dxa"/>
          </w:tcPr>
          <w:p w14:paraId="0DEEC68A" w14:textId="77777777" w:rsidR="00FD4489" w:rsidRDefault="00000000">
            <w:pPr>
              <w:pStyle w:val="Compact"/>
            </w:pPr>
            <w:r>
              <w:t>19</w:t>
            </w:r>
          </w:p>
        </w:tc>
        <w:tc>
          <w:tcPr>
            <w:tcW w:w="953" w:type="dxa"/>
          </w:tcPr>
          <w:p w14:paraId="1C4349B1" w14:textId="77777777" w:rsidR="00FD4489" w:rsidRDefault="00000000">
            <w:pPr>
              <w:pStyle w:val="Compact"/>
            </w:pPr>
            <w:r>
              <w:t>trt_misclass</w:t>
            </w:r>
          </w:p>
        </w:tc>
        <w:tc>
          <w:tcPr>
            <w:tcW w:w="1320" w:type="dxa"/>
          </w:tcPr>
          <w:p w14:paraId="5C6ECF8F" w14:textId="77777777" w:rsidR="00FD4489" w:rsidRDefault="00000000">
            <w:pPr>
              <w:pStyle w:val="Compact"/>
            </w:pPr>
            <w:r>
              <w:t>sens0.90_spec0.95</w:t>
            </w:r>
          </w:p>
        </w:tc>
        <w:tc>
          <w:tcPr>
            <w:tcW w:w="1026" w:type="dxa"/>
          </w:tcPr>
          <w:p w14:paraId="221D8CFF" w14:textId="77777777" w:rsidR="00FD4489" w:rsidRDefault="00000000">
            <w:pPr>
              <w:pStyle w:val="Compact"/>
              <w:jc w:val="right"/>
            </w:pPr>
            <w:r>
              <w:t>0.00124</w:t>
            </w:r>
          </w:p>
        </w:tc>
        <w:tc>
          <w:tcPr>
            <w:tcW w:w="1026" w:type="dxa"/>
          </w:tcPr>
          <w:p w14:paraId="62B6E9A0" w14:textId="77777777" w:rsidR="00FD4489" w:rsidRDefault="00000000">
            <w:pPr>
              <w:pStyle w:val="Compact"/>
              <w:jc w:val="right"/>
            </w:pPr>
            <w:r>
              <w:t>-0.01012</w:t>
            </w:r>
          </w:p>
        </w:tc>
        <w:tc>
          <w:tcPr>
            <w:tcW w:w="806" w:type="dxa"/>
          </w:tcPr>
          <w:p w14:paraId="1E2D9AE9" w14:textId="77777777" w:rsidR="00FD4489" w:rsidRDefault="00000000">
            <w:pPr>
              <w:pStyle w:val="Compact"/>
              <w:jc w:val="right"/>
            </w:pPr>
            <w:r>
              <w:t>1.675</w:t>
            </w:r>
          </w:p>
        </w:tc>
        <w:tc>
          <w:tcPr>
            <w:tcW w:w="953" w:type="dxa"/>
          </w:tcPr>
          <w:p w14:paraId="569C92D1" w14:textId="77777777" w:rsidR="00FD4489" w:rsidRDefault="00000000">
            <w:pPr>
              <w:pStyle w:val="Compact"/>
              <w:jc w:val="right"/>
            </w:pPr>
            <w:r>
              <w:t>1</w:t>
            </w:r>
          </w:p>
        </w:tc>
        <w:tc>
          <w:tcPr>
            <w:tcW w:w="953" w:type="dxa"/>
          </w:tcPr>
          <w:p w14:paraId="4FB94247" w14:textId="77777777" w:rsidR="00FD4489" w:rsidRDefault="00000000">
            <w:pPr>
              <w:pStyle w:val="Compact"/>
              <w:jc w:val="right"/>
            </w:pPr>
            <w:r>
              <w:t>0.900</w:t>
            </w:r>
          </w:p>
        </w:tc>
        <w:tc>
          <w:tcPr>
            <w:tcW w:w="660" w:type="dxa"/>
          </w:tcPr>
          <w:p w14:paraId="11307C48" w14:textId="77777777" w:rsidR="00FD4489" w:rsidRDefault="00000000">
            <w:pPr>
              <w:pStyle w:val="Compact"/>
              <w:jc w:val="right"/>
            </w:pPr>
            <w:r>
              <w:t>0.100</w:t>
            </w:r>
          </w:p>
        </w:tc>
      </w:tr>
      <w:tr w:rsidR="00FD4489" w14:paraId="45303583" w14:textId="77777777">
        <w:tc>
          <w:tcPr>
            <w:tcW w:w="220" w:type="dxa"/>
          </w:tcPr>
          <w:p w14:paraId="3E20BA4A" w14:textId="77777777" w:rsidR="00FD4489" w:rsidRDefault="00000000">
            <w:pPr>
              <w:pStyle w:val="Compact"/>
            </w:pPr>
            <w:r>
              <w:t>23</w:t>
            </w:r>
          </w:p>
        </w:tc>
        <w:tc>
          <w:tcPr>
            <w:tcW w:w="953" w:type="dxa"/>
          </w:tcPr>
          <w:p w14:paraId="08978E57" w14:textId="77777777" w:rsidR="00FD4489" w:rsidRDefault="00000000">
            <w:pPr>
              <w:pStyle w:val="Compact"/>
            </w:pPr>
            <w:r>
              <w:t>out_misclass</w:t>
            </w:r>
          </w:p>
        </w:tc>
        <w:tc>
          <w:tcPr>
            <w:tcW w:w="1320" w:type="dxa"/>
          </w:tcPr>
          <w:p w14:paraId="393C50D6" w14:textId="77777777" w:rsidR="00FD4489" w:rsidRDefault="00000000">
            <w:pPr>
              <w:pStyle w:val="Compact"/>
            </w:pPr>
            <w:r>
              <w:t>sens0.95_spec0.99</w:t>
            </w:r>
          </w:p>
        </w:tc>
        <w:tc>
          <w:tcPr>
            <w:tcW w:w="1026" w:type="dxa"/>
          </w:tcPr>
          <w:p w14:paraId="59F5E22E" w14:textId="77777777" w:rsidR="00FD4489" w:rsidRDefault="00000000">
            <w:pPr>
              <w:pStyle w:val="Compact"/>
              <w:jc w:val="right"/>
            </w:pPr>
            <w:r>
              <w:t>0.00124</w:t>
            </w:r>
          </w:p>
        </w:tc>
        <w:tc>
          <w:tcPr>
            <w:tcW w:w="1026" w:type="dxa"/>
          </w:tcPr>
          <w:p w14:paraId="48F2E0A4" w14:textId="77777777" w:rsidR="00FD4489" w:rsidRDefault="00000000">
            <w:pPr>
              <w:pStyle w:val="Compact"/>
              <w:jc w:val="right"/>
            </w:pPr>
            <w:r>
              <w:t>-0.00718</w:t>
            </w:r>
          </w:p>
        </w:tc>
        <w:tc>
          <w:tcPr>
            <w:tcW w:w="806" w:type="dxa"/>
          </w:tcPr>
          <w:p w14:paraId="28A0DCEE" w14:textId="77777777" w:rsidR="00FD4489" w:rsidRDefault="00000000">
            <w:pPr>
              <w:pStyle w:val="Compact"/>
              <w:jc w:val="right"/>
            </w:pPr>
            <w:r>
              <w:t>1.555</w:t>
            </w:r>
          </w:p>
        </w:tc>
        <w:tc>
          <w:tcPr>
            <w:tcW w:w="953" w:type="dxa"/>
          </w:tcPr>
          <w:p w14:paraId="3E4858C6" w14:textId="77777777" w:rsidR="00FD4489" w:rsidRDefault="00000000">
            <w:pPr>
              <w:pStyle w:val="Compact"/>
              <w:jc w:val="right"/>
            </w:pPr>
            <w:r>
              <w:t>1</w:t>
            </w:r>
          </w:p>
        </w:tc>
        <w:tc>
          <w:tcPr>
            <w:tcW w:w="953" w:type="dxa"/>
          </w:tcPr>
          <w:p w14:paraId="78827440" w14:textId="77777777" w:rsidR="00FD4489" w:rsidRDefault="00000000">
            <w:pPr>
              <w:pStyle w:val="Compact"/>
              <w:jc w:val="right"/>
            </w:pPr>
            <w:r>
              <w:t>0.900</w:t>
            </w:r>
          </w:p>
        </w:tc>
        <w:tc>
          <w:tcPr>
            <w:tcW w:w="660" w:type="dxa"/>
          </w:tcPr>
          <w:p w14:paraId="3FB2B0AA" w14:textId="77777777" w:rsidR="00FD4489" w:rsidRDefault="00000000">
            <w:pPr>
              <w:pStyle w:val="Compact"/>
              <w:jc w:val="right"/>
            </w:pPr>
            <w:r>
              <w:t>0.100</w:t>
            </w:r>
          </w:p>
        </w:tc>
      </w:tr>
      <w:tr w:rsidR="00FD4489" w14:paraId="490832A3" w14:textId="77777777">
        <w:tc>
          <w:tcPr>
            <w:tcW w:w="220" w:type="dxa"/>
          </w:tcPr>
          <w:p w14:paraId="6581AE91" w14:textId="77777777" w:rsidR="00FD4489" w:rsidRDefault="00000000">
            <w:pPr>
              <w:pStyle w:val="Compact"/>
            </w:pPr>
            <w:r>
              <w:t>27</w:t>
            </w:r>
          </w:p>
        </w:tc>
        <w:tc>
          <w:tcPr>
            <w:tcW w:w="953" w:type="dxa"/>
          </w:tcPr>
          <w:p w14:paraId="3B12D18F" w14:textId="77777777" w:rsidR="00FD4489" w:rsidRDefault="00000000">
            <w:pPr>
              <w:pStyle w:val="Compact"/>
            </w:pPr>
            <w:r>
              <w:t>out_misclass</w:t>
            </w:r>
          </w:p>
        </w:tc>
        <w:tc>
          <w:tcPr>
            <w:tcW w:w="1320" w:type="dxa"/>
          </w:tcPr>
          <w:p w14:paraId="5BFE2F78" w14:textId="77777777" w:rsidR="00FD4489" w:rsidRDefault="00000000">
            <w:pPr>
              <w:pStyle w:val="Compact"/>
            </w:pPr>
            <w:r>
              <w:t>sens0.90_spec0.95</w:t>
            </w:r>
          </w:p>
        </w:tc>
        <w:tc>
          <w:tcPr>
            <w:tcW w:w="1026" w:type="dxa"/>
          </w:tcPr>
          <w:p w14:paraId="416FE43D" w14:textId="77777777" w:rsidR="00FD4489" w:rsidRDefault="00000000">
            <w:pPr>
              <w:pStyle w:val="Compact"/>
              <w:jc w:val="right"/>
            </w:pPr>
            <w:r>
              <w:t>0.00124</w:t>
            </w:r>
          </w:p>
        </w:tc>
        <w:tc>
          <w:tcPr>
            <w:tcW w:w="1026" w:type="dxa"/>
          </w:tcPr>
          <w:p w14:paraId="7C93C33C" w14:textId="77777777" w:rsidR="00FD4489" w:rsidRDefault="00000000">
            <w:pPr>
              <w:pStyle w:val="Compact"/>
              <w:jc w:val="right"/>
            </w:pPr>
            <w:r>
              <w:t>-0.00649</w:t>
            </w:r>
          </w:p>
        </w:tc>
        <w:tc>
          <w:tcPr>
            <w:tcW w:w="806" w:type="dxa"/>
          </w:tcPr>
          <w:p w14:paraId="4BB5D526" w14:textId="77777777" w:rsidR="00FD4489" w:rsidRDefault="00000000">
            <w:pPr>
              <w:pStyle w:val="Compact"/>
              <w:jc w:val="right"/>
            </w:pPr>
            <w:r>
              <w:t>1.688</w:t>
            </w:r>
          </w:p>
        </w:tc>
        <w:tc>
          <w:tcPr>
            <w:tcW w:w="953" w:type="dxa"/>
          </w:tcPr>
          <w:p w14:paraId="19BEF27E" w14:textId="77777777" w:rsidR="00FD4489" w:rsidRDefault="00000000">
            <w:pPr>
              <w:pStyle w:val="Compact"/>
              <w:jc w:val="right"/>
            </w:pPr>
            <w:r>
              <w:t>1</w:t>
            </w:r>
          </w:p>
        </w:tc>
        <w:tc>
          <w:tcPr>
            <w:tcW w:w="953" w:type="dxa"/>
          </w:tcPr>
          <w:p w14:paraId="4D697D86" w14:textId="77777777" w:rsidR="00FD4489" w:rsidRDefault="00000000">
            <w:pPr>
              <w:pStyle w:val="Compact"/>
              <w:jc w:val="right"/>
            </w:pPr>
            <w:r>
              <w:t>0.900</w:t>
            </w:r>
          </w:p>
        </w:tc>
        <w:tc>
          <w:tcPr>
            <w:tcW w:w="660" w:type="dxa"/>
          </w:tcPr>
          <w:p w14:paraId="63016EE5" w14:textId="77777777" w:rsidR="00FD4489" w:rsidRDefault="00000000">
            <w:pPr>
              <w:pStyle w:val="Compact"/>
              <w:jc w:val="right"/>
            </w:pPr>
            <w:r>
              <w:t>0.100</w:t>
            </w:r>
          </w:p>
        </w:tc>
      </w:tr>
      <w:tr w:rsidR="00FD4489" w14:paraId="5FD6FB14" w14:textId="77777777">
        <w:tc>
          <w:tcPr>
            <w:tcW w:w="220" w:type="dxa"/>
          </w:tcPr>
          <w:p w14:paraId="5A8B832F" w14:textId="77777777" w:rsidR="00FD4489" w:rsidRDefault="00000000">
            <w:pPr>
              <w:pStyle w:val="Compact"/>
            </w:pPr>
            <w:r>
              <w:t>31</w:t>
            </w:r>
          </w:p>
        </w:tc>
        <w:tc>
          <w:tcPr>
            <w:tcW w:w="953" w:type="dxa"/>
          </w:tcPr>
          <w:p w14:paraId="35349876" w14:textId="77777777" w:rsidR="00FD4489" w:rsidRDefault="00000000">
            <w:pPr>
              <w:pStyle w:val="Compact"/>
            </w:pPr>
            <w:r>
              <w:t>unmeasured_U</w:t>
            </w:r>
          </w:p>
        </w:tc>
        <w:tc>
          <w:tcPr>
            <w:tcW w:w="1320" w:type="dxa"/>
          </w:tcPr>
          <w:p w14:paraId="3DC9C068" w14:textId="77777777" w:rsidR="00FD4489" w:rsidRDefault="00000000">
            <w:pPr>
              <w:pStyle w:val="Compact"/>
            </w:pPr>
            <w:r>
              <w:t>OR_trt1.5_out1.5</w:t>
            </w:r>
          </w:p>
        </w:tc>
        <w:tc>
          <w:tcPr>
            <w:tcW w:w="1026" w:type="dxa"/>
          </w:tcPr>
          <w:p w14:paraId="7FE731F1" w14:textId="77777777" w:rsidR="00FD4489" w:rsidRDefault="00000000">
            <w:pPr>
              <w:pStyle w:val="Compact"/>
              <w:jc w:val="right"/>
            </w:pPr>
            <w:r>
              <w:t>0.00124</w:t>
            </w:r>
          </w:p>
        </w:tc>
        <w:tc>
          <w:tcPr>
            <w:tcW w:w="1026" w:type="dxa"/>
          </w:tcPr>
          <w:p w14:paraId="6373D46C" w14:textId="77777777" w:rsidR="00FD4489" w:rsidRDefault="00000000">
            <w:pPr>
              <w:pStyle w:val="Compact"/>
              <w:jc w:val="right"/>
            </w:pPr>
            <w:r>
              <w:t>0.01153</w:t>
            </w:r>
          </w:p>
        </w:tc>
        <w:tc>
          <w:tcPr>
            <w:tcW w:w="806" w:type="dxa"/>
          </w:tcPr>
          <w:p w14:paraId="6DA92666" w14:textId="77777777" w:rsidR="00FD4489" w:rsidRDefault="00000000">
            <w:pPr>
              <w:pStyle w:val="Compact"/>
              <w:jc w:val="right"/>
            </w:pPr>
            <w:r>
              <w:t>1.719</w:t>
            </w:r>
          </w:p>
        </w:tc>
        <w:tc>
          <w:tcPr>
            <w:tcW w:w="953" w:type="dxa"/>
          </w:tcPr>
          <w:p w14:paraId="0D32F7DE" w14:textId="77777777" w:rsidR="00FD4489" w:rsidRDefault="00000000">
            <w:pPr>
              <w:pStyle w:val="Compact"/>
              <w:jc w:val="right"/>
            </w:pPr>
            <w:r>
              <w:t>1</w:t>
            </w:r>
          </w:p>
        </w:tc>
        <w:tc>
          <w:tcPr>
            <w:tcW w:w="953" w:type="dxa"/>
          </w:tcPr>
          <w:p w14:paraId="775BA6D5" w14:textId="77777777" w:rsidR="00FD4489" w:rsidRDefault="00000000">
            <w:pPr>
              <w:pStyle w:val="Compact"/>
              <w:jc w:val="right"/>
            </w:pPr>
            <w:r>
              <w:t>0.933</w:t>
            </w:r>
          </w:p>
        </w:tc>
        <w:tc>
          <w:tcPr>
            <w:tcW w:w="660" w:type="dxa"/>
          </w:tcPr>
          <w:p w14:paraId="121C3982" w14:textId="77777777" w:rsidR="00FD4489" w:rsidRDefault="00000000">
            <w:pPr>
              <w:pStyle w:val="Compact"/>
              <w:jc w:val="right"/>
            </w:pPr>
            <w:r>
              <w:t>0.067</w:t>
            </w:r>
          </w:p>
        </w:tc>
      </w:tr>
      <w:tr w:rsidR="00FD4489" w14:paraId="4B5F0595" w14:textId="77777777">
        <w:tc>
          <w:tcPr>
            <w:tcW w:w="220" w:type="dxa"/>
          </w:tcPr>
          <w:p w14:paraId="556B19B6" w14:textId="77777777" w:rsidR="00FD4489" w:rsidRDefault="00000000">
            <w:pPr>
              <w:pStyle w:val="Compact"/>
            </w:pPr>
            <w:r>
              <w:t>35</w:t>
            </w:r>
          </w:p>
        </w:tc>
        <w:tc>
          <w:tcPr>
            <w:tcW w:w="953" w:type="dxa"/>
          </w:tcPr>
          <w:p w14:paraId="08C64718" w14:textId="77777777" w:rsidR="00FD4489" w:rsidRDefault="00000000">
            <w:pPr>
              <w:pStyle w:val="Compact"/>
            </w:pPr>
            <w:r>
              <w:t>unmeasured_U</w:t>
            </w:r>
          </w:p>
        </w:tc>
        <w:tc>
          <w:tcPr>
            <w:tcW w:w="1320" w:type="dxa"/>
          </w:tcPr>
          <w:p w14:paraId="39A20D61" w14:textId="77777777" w:rsidR="00FD4489" w:rsidRDefault="00000000">
            <w:pPr>
              <w:pStyle w:val="Compact"/>
            </w:pPr>
            <w:r>
              <w:t>OR_trt2.0_out2.0</w:t>
            </w:r>
          </w:p>
        </w:tc>
        <w:tc>
          <w:tcPr>
            <w:tcW w:w="1026" w:type="dxa"/>
          </w:tcPr>
          <w:p w14:paraId="18E81BC8" w14:textId="77777777" w:rsidR="00FD4489" w:rsidRDefault="00000000">
            <w:pPr>
              <w:pStyle w:val="Compact"/>
              <w:jc w:val="right"/>
            </w:pPr>
            <w:r>
              <w:t>0.00124</w:t>
            </w:r>
          </w:p>
        </w:tc>
        <w:tc>
          <w:tcPr>
            <w:tcW w:w="1026" w:type="dxa"/>
          </w:tcPr>
          <w:p w14:paraId="1B7E7D75" w14:textId="77777777" w:rsidR="00FD4489" w:rsidRDefault="00000000">
            <w:pPr>
              <w:pStyle w:val="Compact"/>
              <w:jc w:val="right"/>
            </w:pPr>
            <w:r>
              <w:t>0.01166</w:t>
            </w:r>
          </w:p>
        </w:tc>
        <w:tc>
          <w:tcPr>
            <w:tcW w:w="806" w:type="dxa"/>
          </w:tcPr>
          <w:p w14:paraId="5E9FB503" w14:textId="77777777" w:rsidR="00FD4489" w:rsidRDefault="00000000">
            <w:pPr>
              <w:pStyle w:val="Compact"/>
              <w:jc w:val="right"/>
            </w:pPr>
            <w:r>
              <w:t>1.911</w:t>
            </w:r>
          </w:p>
        </w:tc>
        <w:tc>
          <w:tcPr>
            <w:tcW w:w="953" w:type="dxa"/>
          </w:tcPr>
          <w:p w14:paraId="2FF0272E" w14:textId="77777777" w:rsidR="00FD4489" w:rsidRDefault="00000000">
            <w:pPr>
              <w:pStyle w:val="Compact"/>
              <w:jc w:val="right"/>
            </w:pPr>
            <w:r>
              <w:t>1</w:t>
            </w:r>
          </w:p>
        </w:tc>
        <w:tc>
          <w:tcPr>
            <w:tcW w:w="953" w:type="dxa"/>
          </w:tcPr>
          <w:p w14:paraId="2B1BE98D" w14:textId="77777777" w:rsidR="00FD4489" w:rsidRDefault="00000000">
            <w:pPr>
              <w:pStyle w:val="Compact"/>
              <w:jc w:val="right"/>
            </w:pPr>
            <w:r>
              <w:t>0.867</w:t>
            </w:r>
          </w:p>
        </w:tc>
        <w:tc>
          <w:tcPr>
            <w:tcW w:w="660" w:type="dxa"/>
          </w:tcPr>
          <w:p w14:paraId="68DB97E4" w14:textId="77777777" w:rsidR="00FD4489" w:rsidRDefault="00000000">
            <w:pPr>
              <w:pStyle w:val="Compact"/>
              <w:jc w:val="right"/>
            </w:pPr>
            <w:r>
              <w:t>0.133</w:t>
            </w:r>
          </w:p>
        </w:tc>
      </w:tr>
    </w:tbl>
    <w:p w14:paraId="1765F35B" w14:textId="77777777" w:rsidR="00FD4489" w:rsidRDefault="00000000">
      <w:pPr>
        <w:pStyle w:val="Heading3"/>
      </w:pPr>
      <w:bookmarkStart w:id="89" w:name="reading-the-degradation-gradient"/>
      <w:bookmarkEnd w:id="88"/>
      <w:r>
        <w:t>8.3.4 Reading the degradation gradient</w:t>
      </w:r>
    </w:p>
    <w:p w14:paraId="3D35B5D0" w14:textId="77777777" w:rsidR="00FD4489" w:rsidRDefault="00000000">
      <w:pPr>
        <w:pStyle w:val="FirstParagraph"/>
      </w:pPr>
      <w:r>
        <w:t xml:space="preserve">The four degradation mechanisms produce qualitatively different profiles. Covariate missingness produces a flat gradient in both the good-overlap and marginal-overlap scenarios. As implemented in v0.1, this scenario applies MCAR missingness to a subset of the locked covariates and reimputes with column medians, which is approximately unbiased by construction under MCAR; the flat gradient therefore confirms that median </w:t>
      </w:r>
      <w:r>
        <w:lastRenderedPageBreak/>
        <w:t xml:space="preserve">imputation does not introduce additional bias under MCAR but is not a strong test of the missingness handling. We discuss this limitation, and the MAR / MNAR scenarios that would constitute a stronger test, in </w:t>
      </w:r>
      <w:hyperlink w:anchor="sec-limitations">
        <w:r>
          <w:rPr>
            <w:rStyle w:val="Hyperlink"/>
          </w:rPr>
          <w:t>Section 10.6</w:t>
        </w:r>
      </w:hyperlink>
      <w:r>
        <w:t xml:space="preserve">. Treatment misclassification attenuates the estimate toward the null: bias against the (pre-misclassification) target estimand rises as (sens, spec) worsen. Coverage of the pre-misclassification target therefore drops as severity increases; the magnitude of the drop is reported per severity level in the companion table. (Coverage of the </w:t>
      </w:r>
      <w:r>
        <w:rPr>
          <w:i/>
          <w:iCs/>
        </w:rPr>
        <w:t>attenuated</w:t>
      </w:r>
      <w:r>
        <w:t xml:space="preserve"> target remains closer to nominal, but the staged workflow evaluates each candidate against the prespecified estimand.) Outcome misclassification under (0.90, 0.95) produces the largest bias of the three “measurement” threats, particularly when applied differentially by treatment arm. Unmeasured confounding produces the largest degradation overall and is the only threat that pushes the selected candidate’s RMSE ratio above 1.5 in our default settings. Across scenarios, the DQ stress test was most informative when the threat directly targeted identification or measurement validity rather than ordinary estimator variance.</w:t>
      </w:r>
    </w:p>
    <w:p w14:paraId="508CB88A" w14:textId="77777777" w:rsidR="00FD4489" w:rsidRDefault="00000000">
      <w:pPr>
        <w:pStyle w:val="CaptionedFigure"/>
      </w:pPr>
      <w:r>
        <w:rPr>
          <w:noProof/>
        </w:rPr>
        <w:lastRenderedPageBreak/>
        <w:drawing>
          <wp:inline distT="0" distB="0" distL="0" distR="0" wp14:anchorId="02B172C1" wp14:editId="6C8C0457">
            <wp:extent cx="5334000" cy="6667500"/>
            <wp:effectExtent l="0" t="0" r="0" b="0"/>
            <wp:docPr id="92" name="Picture" descr="Degradation gradient. Bias (top) and coverage (bottom) for the selected TMLE candidate at each severity level of each DQ scenario, faceted by Monte Carlo scenario."/>
            <wp:cNvGraphicFramePr/>
            <a:graphic xmlns:a="http://schemas.openxmlformats.org/drawingml/2006/main">
              <a:graphicData uri="http://schemas.openxmlformats.org/drawingml/2006/picture">
                <pic:pic xmlns:pic="http://schemas.openxmlformats.org/drawingml/2006/picture">
                  <pic:nvPicPr>
                    <pic:cNvPr id="93" name="Picture" descr="manuscript_outcome_blind_dq_files/figure-docx/dq-gradient-plots-1.png"/>
                    <pic:cNvPicPr>
                      <a:picLocks noChangeAspect="1" noChangeArrowheads="1"/>
                    </pic:cNvPicPr>
                  </pic:nvPicPr>
                  <pic:blipFill>
                    <a:blip r:embed="rId16"/>
                    <a:stretch>
                      <a:fillRect/>
                    </a:stretch>
                  </pic:blipFill>
                  <pic:spPr bwMode="auto">
                    <a:xfrm>
                      <a:off x="0" y="0"/>
                      <a:ext cx="5334000" cy="6667500"/>
                    </a:xfrm>
                    <a:prstGeom prst="rect">
                      <a:avLst/>
                    </a:prstGeom>
                    <a:noFill/>
                    <a:ln w="9525">
                      <a:noFill/>
                      <a:headEnd/>
                      <a:tailEnd/>
                    </a:ln>
                  </pic:spPr>
                </pic:pic>
              </a:graphicData>
            </a:graphic>
          </wp:inline>
        </w:drawing>
      </w:r>
    </w:p>
    <w:p w14:paraId="41906704" w14:textId="77777777" w:rsidR="00FD4489" w:rsidRDefault="00000000">
      <w:pPr>
        <w:pStyle w:val="ImageCaption"/>
      </w:pPr>
      <w:r>
        <w:t>Degradation gradient. Bias (top) and coverage (bottom) for the selected TMLE candidate at each severity level of each DQ scenario, faceted by Monte Carlo scenario.</w:t>
      </w:r>
    </w:p>
    <w:p w14:paraId="5BCCD8F9" w14:textId="77777777" w:rsidR="00FD4489" w:rsidRDefault="00000000">
      <w:pPr>
        <w:pStyle w:val="Heading2"/>
      </w:pPr>
      <w:bookmarkStart w:id="90" w:name="Xc769f44f9652981cc29f2e5d85e2df79384284d"/>
      <w:bookmarkEnd w:id="85"/>
      <w:bookmarkEnd w:id="89"/>
      <w:r>
        <w:t>8.4 Comparison with E-value-based sensitivity</w:t>
      </w:r>
    </w:p>
    <w:p w14:paraId="5CAC9E19" w14:textId="77777777" w:rsidR="00FD4489" w:rsidRDefault="00000000">
      <w:pPr>
        <w:pStyle w:val="FirstParagraph"/>
      </w:pPr>
      <w:r>
        <w:t xml:space="preserve">The E-value (VanderWeele and Ding 2017) reports the minimum strength of unmeasured confounding required to reduce the observed estimate to the null. It is post-hoc: it is computed from the realised estimate after the outcome is unblinded. The plasmode DQ </w:t>
      </w:r>
      <w:r>
        <w:lastRenderedPageBreak/>
        <w:t>stress test runs in the opposite direction: given a hypothesised confounder strength, it computes the bias of each candidate. The two are complementary, and we recommend reporting both.</w:t>
      </w:r>
    </w:p>
    <w:p w14:paraId="653A1686" w14:textId="77777777" w:rsidR="00FD4489" w:rsidRDefault="00000000">
      <w:pPr>
        <w:pStyle w:val="TableCaption"/>
      </w:pPr>
      <w:r>
        <w:t>Unmeasured confounding under two methods: a single E-value threshold and a candidate-specific bias curve.</w:t>
      </w:r>
    </w:p>
    <w:tbl>
      <w:tblPr>
        <w:tblStyle w:val="Table"/>
        <w:tblW w:w="0" w:type="auto"/>
        <w:tblLook w:val="0020" w:firstRow="1" w:lastRow="0" w:firstColumn="0" w:lastColumn="0" w:noHBand="0" w:noVBand="0"/>
      </w:tblPr>
      <w:tblGrid>
        <w:gridCol w:w="5600"/>
        <w:gridCol w:w="1136"/>
      </w:tblGrid>
      <w:tr w:rsidR="00FD4489" w14:paraId="5AE24615"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0" w:type="auto"/>
          </w:tcPr>
          <w:p w14:paraId="007EECAC" w14:textId="77777777" w:rsidR="00FD4489" w:rsidRDefault="00000000">
            <w:pPr>
              <w:pStyle w:val="Compact"/>
            </w:pPr>
            <w:r>
              <w:t>Quantity</w:t>
            </w:r>
          </w:p>
        </w:tc>
        <w:tc>
          <w:tcPr>
            <w:tcW w:w="0" w:type="auto"/>
          </w:tcPr>
          <w:p w14:paraId="204A3BBB" w14:textId="77777777" w:rsidR="00FD4489" w:rsidRDefault="00000000">
            <w:pPr>
              <w:pStyle w:val="Compact"/>
            </w:pPr>
            <w:r>
              <w:t>Value</w:t>
            </w:r>
          </w:p>
        </w:tc>
      </w:tr>
      <w:tr w:rsidR="00FD4489" w14:paraId="3FF82C3A" w14:textId="77777777">
        <w:tc>
          <w:tcPr>
            <w:tcW w:w="0" w:type="auto"/>
          </w:tcPr>
          <w:p w14:paraId="35A76E1B" w14:textId="77777777" w:rsidR="00FD4489" w:rsidRDefault="00000000">
            <w:pPr>
              <w:pStyle w:val="Compact"/>
            </w:pPr>
            <w:r>
              <w:t>True RD (no U)</w:t>
            </w:r>
          </w:p>
        </w:tc>
        <w:tc>
          <w:tcPr>
            <w:tcW w:w="0" w:type="auto"/>
          </w:tcPr>
          <w:p w14:paraId="7337D520" w14:textId="77777777" w:rsidR="00FD4489" w:rsidRDefault="00000000">
            <w:pPr>
              <w:pStyle w:val="Compact"/>
            </w:pPr>
            <w:r>
              <w:t>-0.02979</w:t>
            </w:r>
          </w:p>
        </w:tc>
      </w:tr>
      <w:tr w:rsidR="00FD4489" w14:paraId="2FABA403" w14:textId="77777777">
        <w:tc>
          <w:tcPr>
            <w:tcW w:w="0" w:type="auto"/>
          </w:tcPr>
          <w:p w14:paraId="2EC593CC" w14:textId="77777777" w:rsidR="00FD4489" w:rsidRDefault="00000000">
            <w:pPr>
              <w:pStyle w:val="Compact"/>
            </w:pPr>
            <w:r>
              <w:t>True RD (U present, OR = 2.0)</w:t>
            </w:r>
          </w:p>
        </w:tc>
        <w:tc>
          <w:tcPr>
            <w:tcW w:w="0" w:type="auto"/>
          </w:tcPr>
          <w:p w14:paraId="6CC3D412" w14:textId="77777777" w:rsidR="00FD4489" w:rsidRDefault="00000000">
            <w:pPr>
              <w:pStyle w:val="Compact"/>
            </w:pPr>
            <w:r>
              <w:t>-0.03347</w:t>
            </w:r>
          </w:p>
        </w:tc>
      </w:tr>
      <w:tr w:rsidR="00FD4489" w14:paraId="27A65483" w14:textId="77777777">
        <w:tc>
          <w:tcPr>
            <w:tcW w:w="0" w:type="auto"/>
          </w:tcPr>
          <w:p w14:paraId="66BFC91A" w14:textId="77777777" w:rsidR="00FD4489" w:rsidRDefault="00000000">
            <w:pPr>
              <w:pStyle w:val="Compact"/>
            </w:pPr>
            <w:r>
              <w:t>TMLE estimate, Scenario A (no U)</w:t>
            </w:r>
          </w:p>
        </w:tc>
        <w:tc>
          <w:tcPr>
            <w:tcW w:w="0" w:type="auto"/>
          </w:tcPr>
          <w:p w14:paraId="6692C542" w14:textId="77777777" w:rsidR="00FD4489" w:rsidRDefault="00000000">
            <w:pPr>
              <w:pStyle w:val="Compact"/>
            </w:pPr>
            <w:r>
              <w:t>-0.03041</w:t>
            </w:r>
          </w:p>
        </w:tc>
      </w:tr>
      <w:tr w:rsidR="00FD4489" w14:paraId="46EADD18" w14:textId="77777777">
        <w:tc>
          <w:tcPr>
            <w:tcW w:w="0" w:type="auto"/>
          </w:tcPr>
          <w:p w14:paraId="3304EFC5" w14:textId="77777777" w:rsidR="00FD4489" w:rsidRDefault="00000000">
            <w:pPr>
              <w:pStyle w:val="Compact"/>
            </w:pPr>
            <w:r>
              <w:t>TMLE estimate, Scenario C (U present, not adjusted)</w:t>
            </w:r>
          </w:p>
        </w:tc>
        <w:tc>
          <w:tcPr>
            <w:tcW w:w="0" w:type="auto"/>
          </w:tcPr>
          <w:p w14:paraId="5F6F2BA9" w14:textId="77777777" w:rsidR="00FD4489" w:rsidRDefault="00000000">
            <w:pPr>
              <w:pStyle w:val="Compact"/>
            </w:pPr>
            <w:r>
              <w:t>-0.02651</w:t>
            </w:r>
          </w:p>
        </w:tc>
      </w:tr>
      <w:tr w:rsidR="00FD4489" w14:paraId="33D89665" w14:textId="77777777">
        <w:tc>
          <w:tcPr>
            <w:tcW w:w="0" w:type="auto"/>
          </w:tcPr>
          <w:p w14:paraId="3B30AE5F" w14:textId="77777777" w:rsidR="00FD4489" w:rsidRDefault="00000000">
            <w:pPr>
              <w:pStyle w:val="Compact"/>
            </w:pPr>
            <w:r>
              <w:t>MC bias from unmeasured U (Scenario C)</w:t>
            </w:r>
          </w:p>
        </w:tc>
        <w:tc>
          <w:tcPr>
            <w:tcW w:w="0" w:type="auto"/>
          </w:tcPr>
          <w:p w14:paraId="559E4562" w14:textId="77777777" w:rsidR="00FD4489" w:rsidRDefault="00000000">
            <w:pPr>
              <w:pStyle w:val="Compact"/>
            </w:pPr>
            <w:r>
              <w:t>0.00697</w:t>
            </w:r>
          </w:p>
        </w:tc>
      </w:tr>
      <w:tr w:rsidR="00FD4489" w14:paraId="771A9CDB" w14:textId="77777777">
        <w:tc>
          <w:tcPr>
            <w:tcW w:w="0" w:type="auto"/>
          </w:tcPr>
          <w:p w14:paraId="170E79B6" w14:textId="77777777" w:rsidR="00FD4489" w:rsidRDefault="00000000">
            <w:pPr>
              <w:pStyle w:val="Compact"/>
            </w:pPr>
            <w:r>
              <w:t>E-value (from Scenario A estimate)</w:t>
            </w:r>
          </w:p>
        </w:tc>
        <w:tc>
          <w:tcPr>
            <w:tcW w:w="0" w:type="auto"/>
          </w:tcPr>
          <w:p w14:paraId="215FE681" w14:textId="77777777" w:rsidR="00FD4489" w:rsidRDefault="00000000">
            <w:pPr>
              <w:pStyle w:val="Compact"/>
            </w:pPr>
            <w:r>
              <w:t>2.04</w:t>
            </w:r>
          </w:p>
        </w:tc>
      </w:tr>
      <w:tr w:rsidR="00FD4489" w14:paraId="0BCD44D0" w14:textId="77777777">
        <w:tc>
          <w:tcPr>
            <w:tcW w:w="0" w:type="auto"/>
          </w:tcPr>
          <w:p w14:paraId="53006E06" w14:textId="77777777" w:rsidR="00FD4489" w:rsidRDefault="00000000">
            <w:pPr>
              <w:pStyle w:val="Compact"/>
            </w:pPr>
            <w:r>
              <w:t>DQ stress bias at OR_trt1.5_out1.5</w:t>
            </w:r>
          </w:p>
        </w:tc>
        <w:tc>
          <w:tcPr>
            <w:tcW w:w="0" w:type="auto"/>
          </w:tcPr>
          <w:p w14:paraId="5289CEBF" w14:textId="77777777" w:rsidR="00FD4489" w:rsidRDefault="00000000">
            <w:pPr>
              <w:pStyle w:val="Compact"/>
            </w:pPr>
            <w:r>
              <w:t>0.00749</w:t>
            </w:r>
          </w:p>
        </w:tc>
      </w:tr>
      <w:tr w:rsidR="00FD4489" w14:paraId="31738B8D" w14:textId="77777777">
        <w:tc>
          <w:tcPr>
            <w:tcW w:w="0" w:type="auto"/>
          </w:tcPr>
          <w:p w14:paraId="5CD5A7B8" w14:textId="77777777" w:rsidR="00FD4489" w:rsidRDefault="00000000">
            <w:pPr>
              <w:pStyle w:val="Compact"/>
            </w:pPr>
            <w:r>
              <w:t>DQ stress bias at OR_trt2.0_out2.0</w:t>
            </w:r>
          </w:p>
        </w:tc>
        <w:tc>
          <w:tcPr>
            <w:tcW w:w="0" w:type="auto"/>
          </w:tcPr>
          <w:p w14:paraId="0B90149D" w14:textId="77777777" w:rsidR="00FD4489" w:rsidRDefault="00000000">
            <w:pPr>
              <w:pStyle w:val="Compact"/>
            </w:pPr>
            <w:r>
              <w:t>0.01044</w:t>
            </w:r>
          </w:p>
        </w:tc>
      </w:tr>
    </w:tbl>
    <w:p w14:paraId="38BD62C2" w14:textId="77777777" w:rsidR="00FD4489" w:rsidRDefault="00000000">
      <w:pPr>
        <w:pStyle w:val="Heading1"/>
      </w:pPr>
      <w:bookmarkStart w:id="91" w:name="sec-casestudy"/>
      <w:bookmarkEnd w:id="78"/>
      <w:bookmarkEnd w:id="90"/>
      <w:r>
        <w:t xml:space="preserve">9. Case Study: </w:t>
      </w:r>
      <w:commentRangeStart w:id="92"/>
      <w:r>
        <w:t>Rescue.Co Kenya Trauma Registry</w:t>
      </w:r>
      <w:commentRangeEnd w:id="92"/>
      <w:r w:rsidR="00413369">
        <w:rPr>
          <w:rStyle w:val="CommentReference"/>
          <w:sz w:val="40"/>
          <w:szCs w:val="40"/>
        </w:rPr>
        <w:commentReference w:id="92"/>
      </w:r>
    </w:p>
    <w:p w14:paraId="548291B4" w14:textId="77777777" w:rsidR="00FD4489" w:rsidRDefault="00000000">
      <w:pPr>
        <w:pStyle w:val="Heading2"/>
      </w:pPr>
      <w:bookmarkStart w:id="93" w:name="why-a-real-data-workflow-demonstration"/>
      <w:r>
        <w:t>9.1 Why a real-data workflow demonstration</w:t>
      </w:r>
    </w:p>
    <w:p w14:paraId="301C8F71" w14:textId="6869DAE4" w:rsidR="00FD4489" w:rsidRDefault="00000000">
      <w:pPr>
        <w:pStyle w:val="FirstParagraph"/>
      </w:pPr>
      <w:r>
        <w:t xml:space="preserve">We use the Rescue.Co Kenya Trauma Registry as a workflow demonstration on a real registry structure, </w:t>
      </w:r>
      <w:commentRangeStart w:id="94"/>
      <w:r>
        <w:t xml:space="preserve">not as evidence that Rescue.Co transport has a causal effect. </w:t>
      </w:r>
      <w:commentRangeEnd w:id="94"/>
      <w:r w:rsidR="00413369">
        <w:rPr>
          <w:rStyle w:val="CommentReference"/>
          <w:sz w:val="24"/>
          <w:szCs w:val="24"/>
        </w:rPr>
        <w:commentReference w:id="94"/>
      </w:r>
      <w:r>
        <w:t xml:space="preserve">The simulation in </w:t>
      </w:r>
      <w:hyperlink w:anchor="sec-simulation">
        <w:r>
          <w:rPr>
            <w:rStyle w:val="Hyperlink"/>
          </w:rPr>
          <w:t>Section 8</w:t>
        </w:r>
      </w:hyperlink>
      <w:r>
        <w:t xml:space="preserve"> is small (5 covariates, n = 2,000, fully observed outcome) by design, because we wanted analytic control over each threat. A working framework also has to execute on real observational data: covariates that come from multiple instruments, outcomes that are missing for non-trivial fractions of the cohort, and confounders the protocol forgot. The Rescue.Co Kenya Trauma Registry is an applied comparative-effectiveness study at three Nairobi hospitals </w:t>
      </w:r>
      <w:del w:id="95" w:author="Andrew Mertens" w:date="2026-05-25T07:53:00Z" w16du:dateUtc="2026-05-25T14:53:00Z">
        <w:r w:rsidDel="00413369">
          <w:delText xml:space="preserve">(KNH, Mama Lucy, Mbagathi) </w:delText>
        </w:r>
      </w:del>
      <w:r>
        <w:t xml:space="preserve">comparing prehospital transport by a specialised emergency-medical-services provider (Rescue.Co) with traditional ambulance care, on functional outcome six months post-injury. All five stages were run on cleanTMLE 0.1.1; the released </w:t>
      </w:r>
      <w:commentRangeStart w:id="96"/>
      <w:r>
        <w:rPr>
          <w:rStyle w:val="VerbatimChar"/>
        </w:rPr>
        <w:t>manuscript_artifacts/case_study_metadata.</w:t>
      </w:r>
      <w:commentRangeEnd w:id="96"/>
      <w:r w:rsidR="007225FE">
        <w:rPr>
          <w:rStyle w:val="CommentReference"/>
          <w:rFonts w:ascii="Consolas" w:hAnsi="Consolas"/>
          <w:sz w:val="22"/>
          <w:szCs w:val="24"/>
        </w:rPr>
        <w:commentReference w:id="96"/>
      </w:r>
      <w:r>
        <w:rPr>
          <w:rStyle w:val="VerbatimChar"/>
        </w:rPr>
        <w:t>json</w:t>
      </w:r>
      <w:r>
        <w:t xml:space="preserve"> records the version </w:t>
      </w:r>
      <w:commentRangeStart w:id="97"/>
      <w:r>
        <w:t>and lock hash</w:t>
      </w:r>
      <w:commentRangeEnd w:id="97"/>
      <w:r w:rsidR="007225FE">
        <w:rPr>
          <w:rStyle w:val="CommentReference"/>
          <w:sz w:val="24"/>
          <w:szCs w:val="24"/>
        </w:rPr>
        <w:commentReference w:id="97"/>
      </w:r>
      <w:r>
        <w:t xml:space="preserve">. The example is fully reproducible from the bundled </w:t>
      </w:r>
      <w:r>
        <w:rPr>
          <w:rStyle w:val="VerbatimChar"/>
        </w:rPr>
        <w:t>rescueCo/</w:t>
      </w:r>
      <w:r>
        <w:t xml:space="preserve"> directory in the companion repository. The DQ stress test in this run was executed at low replication (see </w:t>
      </w:r>
      <w:hyperlink w:anchor="sec-casestudy-dq">
        <w:r>
          <w:rPr>
            <w:rStyle w:val="Hyperlink"/>
          </w:rPr>
          <w:t>Section 9.4</w:t>
        </w:r>
      </w:hyperlink>
      <w:r>
        <w:t>), so the Rescue.Co example is not used as primary evidence of DQ-stress validity; it is presented as a real-registry execution example.</w:t>
      </w:r>
    </w:p>
    <w:p w14:paraId="52B7AEDA" w14:textId="77777777" w:rsidR="00FD4489" w:rsidRDefault="00000000">
      <w:pPr>
        <w:pStyle w:val="BodyText"/>
      </w:pPr>
      <w:r>
        <w:t>The example is interesting for four reasons that the simulation does not exercise: (a) the primary outcome (</w:t>
      </w:r>
      <w:commentRangeStart w:id="98"/>
      <w:r>
        <w:t>Glasgow Outcome Scale Extended, GOSE 1–</w:t>
      </w:r>
      <w:commentRangeEnd w:id="98"/>
      <w:r w:rsidR="00413369">
        <w:rPr>
          <w:rStyle w:val="CommentReference"/>
          <w:sz w:val="24"/>
          <w:szCs w:val="24"/>
        </w:rPr>
        <w:commentReference w:id="98"/>
      </w:r>
      <w:r>
        <w:t xml:space="preserve">8) has 24.6 % missing values from loss to 6-month follow-up; (b) 492 ambulance arrivals were inter-facility transfers and were excluded from the primary cohort, leaving the direct-from-scene 1,693; </w:t>
      </w:r>
      <w:r>
        <w:lastRenderedPageBreak/>
        <w:t xml:space="preserve">(c) an 8-week healthcare-worker strike (15 March 2024 to 8 May 2024) acts as a quasi-natural-experiment confounder that is not part of either SPIFD2 or the four threats encoded by </w:t>
      </w:r>
      <w:r>
        <w:rPr>
          <w:rStyle w:val="VerbatimChar"/>
        </w:rPr>
        <w:t>run_plasmode_dq_stress()</w:t>
      </w:r>
      <w:r>
        <w:t>; and (d) two prespecified socioeconomic negative controls (urban household, primary cooking fuel) screen for residual SES confounding.</w:t>
      </w:r>
    </w:p>
    <w:p w14:paraId="6BBBC200" w14:textId="77777777" w:rsidR="00FD4489" w:rsidRDefault="00000000">
      <w:pPr>
        <w:pStyle w:val="Heading2"/>
      </w:pPr>
      <w:bookmarkStart w:id="99" w:name="superlearner-library-specification"/>
      <w:bookmarkEnd w:id="93"/>
      <w:r>
        <w:t>9.2 SuperLearner library specification</w:t>
      </w:r>
    </w:p>
    <w:p w14:paraId="1D0E6DEB" w14:textId="77777777" w:rsidR="00FD4489" w:rsidRDefault="00000000">
      <w:pPr>
        <w:pStyle w:val="FirstParagraph"/>
      </w:pPr>
      <w:r>
        <w:t xml:space="preserve">We follow Phillips et al. (2023) on SuperLearner library composition. With </w:t>
      </w:r>
      <m:oMath>
        <m:sSub>
          <m:sSubPr>
            <m:ctrlPr>
              <w:rPr>
                <w:rFonts w:ascii="Cambria Math" w:hAnsi="Cambria Math"/>
              </w:rPr>
            </m:ctrlPr>
          </m:sSubPr>
          <m:e>
            <m:r>
              <w:rPr>
                <w:rFonts w:ascii="Cambria Math" w:hAnsi="Cambria Math"/>
              </w:rPr>
              <m:t>n</m:t>
            </m:r>
          </m:e>
          <m:sub>
            <m:r>
              <m:rPr>
                <m:nor/>
              </m:rPr>
              <m:t>eff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277</m:t>
        </m:r>
      </m:oMath>
      <w:r>
        <w:t xml:space="preserve"> complete-outcome observations, the recommended cross-validation count is </w:t>
      </w:r>
      <m:oMath>
        <m:r>
          <w:rPr>
            <w:rFonts w:ascii="Cambria Math" w:hAnsi="Cambria Math"/>
          </w:rPr>
          <m:t>V</m:t>
        </m:r>
        <m:r>
          <m:rPr>
            <m:sty m:val="p"/>
          </m:rPr>
          <w:rPr>
            <w:rFonts w:ascii="Cambria Math" w:hAnsi="Cambria Math"/>
          </w:rPr>
          <m:t>=</m:t>
        </m:r>
        <m:r>
          <w:rPr>
            <w:rFonts w:ascii="Cambria Math" w:hAnsi="Cambria Math"/>
          </w:rPr>
          <m:t>10</m:t>
        </m:r>
      </m:oMath>
      <w:r>
        <w:t>, and the recommended library is a screened mixture of a parametric base learner (</w:t>
      </w:r>
      <w:r>
        <w:rPr>
          <w:rStyle w:val="VerbatimChar"/>
        </w:rPr>
        <w:t>SL.glm</w:t>
      </w:r>
      <w:r>
        <w:t>), a regularised learner (</w:t>
      </w:r>
      <w:r>
        <w:rPr>
          <w:rStyle w:val="VerbatimChar"/>
        </w:rPr>
        <w:t>SL.glmnet</w:t>
      </w:r>
      <w:r>
        <w:t>), and a generalised- additive learner (</w:t>
      </w:r>
      <w:r>
        <w:rPr>
          <w:rStyle w:val="VerbatimChar"/>
        </w:rPr>
        <w:t>SL.gam</w:t>
      </w:r>
      <w:r>
        <w:t xml:space="preserve">). The cleanTMLE helper </w:t>
      </w:r>
      <w:r>
        <w:rPr>
          <w:rStyle w:val="VerbatimChar"/>
        </w:rPr>
        <w:t>validate_superlearner_spec(n_eff, library = ...)</w:t>
      </w:r>
      <w:r>
        <w:t xml:space="preserve"> records this recommendation in the lock and warns when the user-supplied library is degenerate. The rescueCo lock uses the same recommended library.</w:t>
      </w:r>
    </w:p>
    <w:p w14:paraId="4D9B83D9" w14:textId="77777777" w:rsidR="00FD4489" w:rsidRDefault="00000000">
      <w:pPr>
        <w:pStyle w:val="Heading2"/>
      </w:pPr>
      <w:bookmarkStart w:id="100" w:name="cohort-estimand-and-pre-specification"/>
      <w:bookmarkEnd w:id="99"/>
      <w:r>
        <w:t>9.3 Cohort, estimand, and pre-specification</w:t>
      </w:r>
    </w:p>
    <w:p w14:paraId="621DED81" w14:textId="77777777" w:rsidR="00FD4489" w:rsidRDefault="00000000">
      <w:pPr>
        <w:pStyle w:val="FirstParagraph"/>
      </w:pPr>
      <w:r>
        <w:t>The lock fixes the binary version of GOSE (</w:t>
      </w:r>
      <w:r>
        <w:rPr>
          <w:rStyle w:val="VerbatimChar"/>
        </w:rPr>
        <w:t>gose_good = 1</w:t>
      </w:r>
      <w:r>
        <w:t xml:space="preserve"> if GOSE &gt; 4) as the primary outcome, treating ambulance arrival of any kind as in-scope and excluding inter-facility transfers. After exclusions the analytic cohort is </w:t>
      </w:r>
      <w:r>
        <w:rPr>
          <w:b/>
          <w:bCs/>
        </w:rPr>
        <w:t>n = 1,693 (1,013 Rescue.Co; 680 other ambulance)</w:t>
      </w:r>
      <w:r>
        <w:t>; n = 1,277 have non-missing 6-month GOSE. Twenty-one covariates enter the propensity-score model after a near-zero-variance filter drops nine of the originally selected thirty (combined prevalence below 1 % in the analytic cohort): the retained set covers demographics (age, sex, marital, education), distance, mechanism of injury (a subset of indicators), the chronic-illness panel (the higher-prevalence conditions), SES proxies (urban household, occupation), payment, GCS, ISS, arrival month, alcohol use at injury, and assault intent.</w:t>
      </w:r>
    </w:p>
    <w:p w14:paraId="312D4741" w14:textId="77777777" w:rsidR="00FD4489" w:rsidRDefault="00000000">
      <w:pPr>
        <w:pStyle w:val="BodyText"/>
      </w:pPr>
      <w:r>
        <w:t xml:space="preserve">The lock declares two prespecified sensitivity plans (a 4-point PS truncation grid and a transfer-inclusion rerun) and five negative controls, each tagged with its Muntner et al. (2024) confounding domain: </w:t>
      </w:r>
      <w:r>
        <w:rPr>
          <w:rStyle w:val="VerbatimChar"/>
        </w:rPr>
        <w:t>chronic_hypertension</w:t>
      </w:r>
      <w:r>
        <w:t xml:space="preserve">, </w:t>
      </w:r>
      <w:r>
        <w:rPr>
          <w:rStyle w:val="VerbatimChar"/>
        </w:rPr>
        <w:t>chronic_diabetes_insulin</w:t>
      </w:r>
      <w:r>
        <w:t xml:space="preserve">, and </w:t>
      </w:r>
      <w:r>
        <w:rPr>
          <w:rStyle w:val="VerbatimChar"/>
        </w:rPr>
        <w:t>chronic_hiv_art</w:t>
      </w:r>
      <w:r>
        <w:t xml:space="preserve"> cover </w:t>
      </w:r>
      <w:r>
        <w:rPr>
          <w:i/>
          <w:iCs/>
        </w:rPr>
        <w:t>confounding by indication</w:t>
      </w:r>
      <w:r>
        <w:t xml:space="preserve"> and </w:t>
      </w:r>
      <w:r>
        <w:rPr>
          <w:i/>
          <w:iCs/>
        </w:rPr>
        <w:t>functional status</w:t>
      </w:r>
      <w:r>
        <w:t xml:space="preserve">; </w:t>
      </w:r>
      <w:r>
        <w:rPr>
          <w:rStyle w:val="VerbatimChar"/>
        </w:rPr>
        <w:t>household_urban</w:t>
      </w:r>
      <w:r>
        <w:t xml:space="preserve"> and </w:t>
      </w:r>
      <w:r>
        <w:rPr>
          <w:rStyle w:val="VerbatimChar"/>
        </w:rPr>
        <w:t>fuel_wood</w:t>
      </w:r>
      <w:r>
        <w:t xml:space="preserve"> cover </w:t>
      </w:r>
      <w:r>
        <w:rPr>
          <w:i/>
          <w:iCs/>
        </w:rPr>
        <w:t>health-seeking behaviour</w:t>
      </w:r>
      <w:r>
        <w:t xml:space="preserve"> and </w:t>
      </w:r>
      <w:r>
        <w:rPr>
          <w:i/>
          <w:iCs/>
        </w:rPr>
        <w:t>access to healthcare</w:t>
      </w:r>
      <w:r>
        <w:t xml:space="preserve">. The </w:t>
      </w:r>
      <w:r>
        <w:rPr>
          <w:rStyle w:val="VerbatimChar"/>
        </w:rPr>
        <w:t>define_negative_control(..., domain = ...)</w:t>
      </w:r>
      <w:r>
        <w:t xml:space="preserve"> argument added in cleanTMLE 0.1.1 records the domain in the lock and the audit log so a reviewer can verify that the NC set spans the four domains rather than concentrating in one. Three of the five NCs (</w:t>
      </w:r>
      <w:r>
        <w:rPr>
          <w:rStyle w:val="VerbatimChar"/>
        </w:rPr>
        <w:t>chronic_diabetes_insulin</w:t>
      </w:r>
      <w:r>
        <w:t xml:space="preserve">, </w:t>
      </w:r>
      <w:r>
        <w:rPr>
          <w:rStyle w:val="VerbatimChar"/>
        </w:rPr>
        <w:t>chronic_hiv_art</w:t>
      </w:r>
      <w:r>
        <w:t xml:space="preserve">, </w:t>
      </w:r>
      <w:r>
        <w:rPr>
          <w:rStyle w:val="VerbatimChar"/>
        </w:rPr>
        <w:t>fuel_wood</w:t>
      </w:r>
      <w:r>
        <w:t xml:space="preserve">) are dropped before fitting by the same near-zero-variance filter that trims the PS-covariate set, and the bundle’s Stage 1 script logs the drops to the pipeline log (the cleanTMLE 0.1.1 audit-log capture for NC failures applies at fit time, not at sanitisation time, so these drops surface in the run log rather than in the structured audit). The remaining two NCs are fit at Stage 3. The estimand is attached via </w:t>
      </w:r>
      <w:r>
        <w:rPr>
          <w:rStyle w:val="VerbatimChar"/>
        </w:rPr>
        <w:t>attach_estimand()</w:t>
      </w:r>
      <w:r>
        <w:t xml:space="preserve"> and the lock is fingerprinted with SHA-256. Stage 2b runs the baseline </w:t>
      </w:r>
      <w:r>
        <w:rPr>
          <w:rStyle w:val="VerbatimChar"/>
        </w:rPr>
        <w:t>run_plasmode_feasibility()</w:t>
      </w:r>
      <w:r>
        <w:t xml:space="preserve"> on two GLM-PS truncation candidates (</w:t>
      </w:r>
      <w:r>
        <w:rPr>
          <w:rStyle w:val="VerbatimChar"/>
        </w:rPr>
        <w:t>glm_t01</w:t>
      </w:r>
      <w:r>
        <w:t xml:space="preserve"> with </w:t>
      </w:r>
      <m:oMath>
        <m:r>
          <w:rPr>
            <w:rFonts w:ascii="Cambria Math" w:hAnsi="Cambria Math"/>
          </w:rPr>
          <m:t>t</m:t>
        </m:r>
        <m:r>
          <m:rPr>
            <m:sty m:val="p"/>
          </m:rPr>
          <w:rPr>
            <w:rFonts w:ascii="Cambria Math" w:hAnsi="Cambria Math"/>
          </w:rPr>
          <m:t>=</m:t>
        </m:r>
        <m:r>
          <w:rPr>
            <w:rFonts w:ascii="Cambria Math" w:hAnsi="Cambria Math"/>
          </w:rPr>
          <m:t>0.01</m:t>
        </m:r>
      </m:oMath>
      <w:r>
        <w:t xml:space="preserve">, </w:t>
      </w:r>
      <w:r>
        <w:rPr>
          <w:rStyle w:val="VerbatimChar"/>
        </w:rPr>
        <w:t>glm_t05</w:t>
      </w:r>
      <w:r>
        <w:t xml:space="preserve"> with </w:t>
      </w:r>
      <m:oMath>
        <m:r>
          <w:rPr>
            <w:rFonts w:ascii="Cambria Math" w:hAnsi="Cambria Math"/>
          </w:rPr>
          <m:t>t</m:t>
        </m:r>
        <m:r>
          <m:rPr>
            <m:sty m:val="p"/>
          </m:rPr>
          <w:rPr>
            <w:rFonts w:ascii="Cambria Math" w:hAnsi="Cambria Math"/>
          </w:rPr>
          <m:t>=</m:t>
        </m:r>
        <m:r>
          <w:rPr>
            <w:rFonts w:ascii="Cambria Math" w:hAnsi="Cambria Math"/>
          </w:rPr>
          <m:t>0.05</m:t>
        </m:r>
      </m:oMath>
      <w:r>
        <w:t xml:space="preserve">) for 50 replicates each, and Stage 3 runs the full </w:t>
      </w:r>
      <w:r>
        <w:rPr>
          <w:rStyle w:val="VerbatimChar"/>
        </w:rPr>
        <w:t>run_plasmode_dq_stress()</w:t>
      </w:r>
      <w:r>
        <w:t xml:space="preserve"> over the four threats on a wider candidate set (</w:t>
      </w:r>
      <w:r>
        <w:rPr>
          <w:rStyle w:val="VerbatimChar"/>
        </w:rPr>
        <w:t>glm_t01</w:t>
      </w:r>
      <w:r>
        <w:t xml:space="preserve">, </w:t>
      </w:r>
      <w:r>
        <w:rPr>
          <w:rStyle w:val="VerbatimChar"/>
        </w:rPr>
        <w:lastRenderedPageBreak/>
        <w:t>glmnet_t01</w:t>
      </w:r>
      <w:r>
        <w:t xml:space="preserve">, </w:t>
      </w:r>
      <w:r>
        <w:rPr>
          <w:rStyle w:val="VerbatimChar"/>
        </w:rPr>
        <w:t>ensemble_t01</w:t>
      </w:r>
      <w:r>
        <w:t xml:space="preserve">, </w:t>
      </w:r>
      <w:r>
        <w:rPr>
          <w:rStyle w:val="VerbatimChar"/>
        </w:rPr>
        <w:t>ensemble_t05</w:t>
      </w:r>
      <w:r>
        <w:t xml:space="preserve">). The locked candidate is selected via </w:t>
      </w:r>
      <w:r>
        <w:rPr>
          <w:rStyle w:val="VerbatimChar"/>
        </w:rPr>
        <w:t>select_tmle_candidate(rule = "min_max_rmse", dq_results = ...)</w:t>
      </w:r>
      <w:r>
        <w:t>, the manuscript’s recommended minimax rule.</w:t>
      </w:r>
    </w:p>
    <w:p w14:paraId="311356D7" w14:textId="77777777" w:rsidR="00FD4489" w:rsidRDefault="00000000">
      <w:pPr>
        <w:pStyle w:val="Heading3"/>
      </w:pPr>
      <w:bookmarkStart w:id="101" w:name="cohort-flow"/>
      <w:r>
        <w:t>9.3.1 Cohort flow</w:t>
      </w:r>
    </w:p>
    <w:p w14:paraId="4DF741DC" w14:textId="77777777" w:rsidR="00FD4489" w:rsidRDefault="00FD4489">
      <w:pPr>
        <w:pStyle w:val="FirstParagraph"/>
      </w:pPr>
    </w:p>
    <w:p w14:paraId="21A660E7" w14:textId="77777777" w:rsidR="00FD4489" w:rsidRDefault="00000000">
      <w:pPr>
        <w:pStyle w:val="BodyText"/>
      </w:pPr>
      <w:r>
        <w:rPr>
          <w:noProof/>
        </w:rPr>
        <w:drawing>
          <wp:inline distT="0" distB="0" distL="0" distR="0" wp14:anchorId="528F8095" wp14:editId="6644B229">
            <wp:extent cx="5334000" cy="5198553"/>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manuscript_outcome_blind_dq_files\figure-docx\mermaid-figure-3.png"/>
                    <pic:cNvPicPr>
                      <a:picLocks noChangeAspect="1" noChangeArrowheads="1"/>
                    </pic:cNvPicPr>
                  </pic:nvPicPr>
                  <pic:blipFill>
                    <a:blip r:embed="rId17"/>
                    <a:stretch>
                      <a:fillRect/>
                    </a:stretch>
                  </pic:blipFill>
                  <pic:spPr bwMode="auto">
                    <a:xfrm>
                      <a:off x="0" y="0"/>
                      <a:ext cx="5334000" cy="5198553"/>
                    </a:xfrm>
                    <a:prstGeom prst="rect">
                      <a:avLst/>
                    </a:prstGeom>
                    <a:noFill/>
                    <a:ln w="9525">
                      <a:noFill/>
                      <a:headEnd/>
                      <a:tailEnd/>
                    </a:ln>
                  </pic:spPr>
                </pic:pic>
              </a:graphicData>
            </a:graphic>
          </wp:inline>
        </w:drawing>
      </w:r>
    </w:p>
    <w:p w14:paraId="06E03871" w14:textId="77777777" w:rsidR="00FD4489" w:rsidRDefault="00000000">
      <w:pPr>
        <w:pStyle w:val="BodyText"/>
      </w:pPr>
      <w:r>
        <w:t xml:space="preserve"> Cohort attrition for the Rescue.Co Kenya Trauma Registry case study. Counts shown at each prespecified inclusion/exclusion criterion. Inter-facility transfers are excluded from the analytic cohort; complete-outcome rows are used for the unweighted estimators and for the IPCW-weighted complete-case TMLE. </w:t>
      </w:r>
    </w:p>
    <w:p w14:paraId="62E1F534" w14:textId="77777777" w:rsidR="00FD4489" w:rsidRDefault="00000000">
      <w:pPr>
        <w:pStyle w:val="Heading3"/>
      </w:pPr>
      <w:bookmarkStart w:id="102" w:name="analytic-setup-at-a-glance"/>
      <w:bookmarkEnd w:id="101"/>
      <w:r>
        <w:lastRenderedPageBreak/>
        <w:t>9.3.2 Analytic setup at a glance</w:t>
      </w:r>
    </w:p>
    <w:p w14:paraId="1188C7E6" w14:textId="77777777" w:rsidR="00FD4489" w:rsidRDefault="00000000">
      <w:pPr>
        <w:pStyle w:val="FirstParagraph"/>
      </w:pPr>
      <w:r>
        <w:t>Four compact setup tables make the case-study specification fully visible in one place: the event process, the target populations that each candidate procedure addresses, the weight-diagnostic thresholds, and the candidate estimator-estimand pairs.</w:t>
      </w:r>
    </w:p>
    <w:p w14:paraId="47698DA2" w14:textId="77777777" w:rsidR="00FD4489" w:rsidRDefault="00000000">
      <w:pPr>
        <w:pStyle w:val="BodyText"/>
      </w:pPr>
      <w:r>
        <w:rPr>
          <w:b/>
          <w:bCs/>
        </w:rPr>
        <w:t>Event-process table.</w:t>
      </w:r>
      <w:r>
        <w:t xml:space="preserve"> This table classifies every event-like quantity in the cohort as outcome, censoring, missingness, intercurrent event, exclusion, or administrative end of follow-up:</w:t>
      </w:r>
    </w:p>
    <w:tbl>
      <w:tblPr>
        <w:tblStyle w:val="Table"/>
        <w:tblW w:w="5000" w:type="pct"/>
        <w:tblLayout w:type="fixed"/>
        <w:tblLook w:val="0020" w:firstRow="1" w:lastRow="0" w:firstColumn="0" w:lastColumn="0" w:noHBand="0" w:noVBand="0"/>
      </w:tblPr>
      <w:tblGrid>
        <w:gridCol w:w="2422"/>
        <w:gridCol w:w="2478"/>
        <w:gridCol w:w="4676"/>
      </w:tblGrid>
      <w:tr w:rsidR="00FD4489" w14:paraId="08D3E477"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2003" w:type="dxa"/>
          </w:tcPr>
          <w:p w14:paraId="376B59D7" w14:textId="77777777" w:rsidR="00FD4489" w:rsidRDefault="00000000">
            <w:pPr>
              <w:pStyle w:val="Compact"/>
            </w:pPr>
            <w:r>
              <w:t>Event-like quantity</w:t>
            </w:r>
          </w:p>
        </w:tc>
        <w:tc>
          <w:tcPr>
            <w:tcW w:w="2049" w:type="dxa"/>
          </w:tcPr>
          <w:p w14:paraId="2C626CB7" w14:textId="77777777" w:rsidR="00FD4489" w:rsidRDefault="00000000">
            <w:pPr>
              <w:pStyle w:val="Compact"/>
            </w:pPr>
            <w:r>
              <w:t>Class</w:t>
            </w:r>
          </w:p>
        </w:tc>
        <w:tc>
          <w:tcPr>
            <w:tcW w:w="3866" w:type="dxa"/>
          </w:tcPr>
          <w:p w14:paraId="56F179A0" w14:textId="77777777" w:rsidR="00FD4489" w:rsidRDefault="00000000">
            <w:pPr>
              <w:pStyle w:val="Compact"/>
            </w:pPr>
            <w:r>
              <w:t>Handling</w:t>
            </w:r>
          </w:p>
        </w:tc>
      </w:tr>
      <w:tr w:rsidR="00FD4489" w14:paraId="4E0B81D9" w14:textId="77777777">
        <w:tc>
          <w:tcPr>
            <w:tcW w:w="2003" w:type="dxa"/>
          </w:tcPr>
          <w:p w14:paraId="43F06DF1" w14:textId="77777777" w:rsidR="00FD4489" w:rsidRDefault="00000000">
            <w:pPr>
              <w:pStyle w:val="Compact"/>
            </w:pPr>
            <w:r>
              <w:t>GOSE &gt; 4 at 6 months</w:t>
            </w:r>
          </w:p>
        </w:tc>
        <w:tc>
          <w:tcPr>
            <w:tcW w:w="2049" w:type="dxa"/>
          </w:tcPr>
          <w:p w14:paraId="79B67FAD" w14:textId="77777777" w:rsidR="00FD4489" w:rsidRDefault="00000000">
            <w:pPr>
              <w:pStyle w:val="Compact"/>
            </w:pPr>
            <w:r>
              <w:t>Event of interest (outcome)</w:t>
            </w:r>
          </w:p>
        </w:tc>
        <w:tc>
          <w:tcPr>
            <w:tcW w:w="3866" w:type="dxa"/>
          </w:tcPr>
          <w:p w14:paraId="694D1AD6" w14:textId="77777777" w:rsidR="00FD4489" w:rsidRDefault="00000000">
            <w:pPr>
              <w:pStyle w:val="Compact"/>
            </w:pPr>
            <w:r>
              <w:t>Estimand: marginal RD on this binary outcome</w:t>
            </w:r>
          </w:p>
        </w:tc>
      </w:tr>
      <w:tr w:rsidR="00FD4489" w14:paraId="6779D6EF" w14:textId="77777777">
        <w:tc>
          <w:tcPr>
            <w:tcW w:w="2003" w:type="dxa"/>
          </w:tcPr>
          <w:p w14:paraId="2A813035" w14:textId="77777777" w:rsidR="00FD4489" w:rsidRDefault="00000000">
            <w:pPr>
              <w:pStyle w:val="Compact"/>
            </w:pPr>
            <w:r>
              <w:t>GOSE missing at 6 months</w:t>
            </w:r>
          </w:p>
        </w:tc>
        <w:tc>
          <w:tcPr>
            <w:tcW w:w="2049" w:type="dxa"/>
          </w:tcPr>
          <w:p w14:paraId="39233AF2" w14:textId="77777777" w:rsidR="00FD4489" w:rsidRDefault="00000000">
            <w:pPr>
              <w:pStyle w:val="Compact"/>
            </w:pPr>
            <w:r>
              <w:t>Missingness</w:t>
            </w:r>
          </w:p>
        </w:tc>
        <w:tc>
          <w:tcPr>
            <w:tcW w:w="3866" w:type="dxa"/>
          </w:tcPr>
          <w:p w14:paraId="179919A7" w14:textId="77777777" w:rsidR="00FD4489" w:rsidRDefault="00000000">
            <w:pPr>
              <w:pStyle w:val="Compact"/>
            </w:pPr>
            <w:r>
              <w:t>Primary: complete-outcome analysis; IPCW sensitivity under a conditional missingness model</w:t>
            </w:r>
          </w:p>
        </w:tc>
      </w:tr>
      <w:tr w:rsidR="00FD4489" w14:paraId="3D95CD48" w14:textId="77777777">
        <w:tc>
          <w:tcPr>
            <w:tcW w:w="2003" w:type="dxa"/>
          </w:tcPr>
          <w:p w14:paraId="483782AA" w14:textId="77777777" w:rsidR="00FD4489" w:rsidRDefault="00000000">
            <w:pPr>
              <w:pStyle w:val="Compact"/>
            </w:pPr>
            <w:r>
              <w:t>In-hospital death before 6-month GOSE</w:t>
            </w:r>
          </w:p>
        </w:tc>
        <w:tc>
          <w:tcPr>
            <w:tcW w:w="2049" w:type="dxa"/>
          </w:tcPr>
          <w:p w14:paraId="149C868E" w14:textId="77777777" w:rsidR="00FD4489" w:rsidRDefault="00000000">
            <w:pPr>
              <w:pStyle w:val="Compact"/>
            </w:pPr>
            <w:r>
              <w:t>Outcome component / intercurrent event</w:t>
            </w:r>
          </w:p>
        </w:tc>
        <w:tc>
          <w:tcPr>
            <w:tcW w:w="3866" w:type="dxa"/>
          </w:tcPr>
          <w:p w14:paraId="53E2C469" w14:textId="77777777" w:rsidR="00FD4489" w:rsidRDefault="00000000">
            <w:pPr>
              <w:pStyle w:val="Compact"/>
            </w:pPr>
            <w:r>
              <w:t>Coded as GOSE = 1 under a composite or worst-rank strategy; recorded</w:t>
            </w:r>
          </w:p>
        </w:tc>
      </w:tr>
      <w:tr w:rsidR="00FD4489" w14:paraId="2D079DAB" w14:textId="77777777">
        <w:tc>
          <w:tcPr>
            <w:tcW w:w="2003" w:type="dxa"/>
          </w:tcPr>
          <w:p w14:paraId="36F11487" w14:textId="77777777" w:rsidR="00FD4489" w:rsidRDefault="00000000">
            <w:pPr>
              <w:pStyle w:val="Compact"/>
            </w:pPr>
            <w:r>
              <w:t>Inter-facility transfer at index event</w:t>
            </w:r>
          </w:p>
        </w:tc>
        <w:tc>
          <w:tcPr>
            <w:tcW w:w="2049" w:type="dxa"/>
          </w:tcPr>
          <w:p w14:paraId="59AD62EC" w14:textId="77777777" w:rsidR="00FD4489" w:rsidRDefault="00000000">
            <w:pPr>
              <w:pStyle w:val="Compact"/>
            </w:pPr>
            <w:r>
              <w:t>Exclusion</w:t>
            </w:r>
          </w:p>
        </w:tc>
        <w:tc>
          <w:tcPr>
            <w:tcW w:w="3866" w:type="dxa"/>
          </w:tcPr>
          <w:p w14:paraId="6BB8D671" w14:textId="77777777" w:rsidR="00FD4489" w:rsidRDefault="00000000">
            <w:pPr>
              <w:pStyle w:val="Compact"/>
            </w:pPr>
            <w:r>
              <w:t>Excluded from analytic cohort at Stage 1b</w:t>
            </w:r>
          </w:p>
        </w:tc>
      </w:tr>
      <w:tr w:rsidR="00FD4489" w14:paraId="7B8B3B36" w14:textId="77777777">
        <w:tc>
          <w:tcPr>
            <w:tcW w:w="2003" w:type="dxa"/>
          </w:tcPr>
          <w:p w14:paraId="18388343" w14:textId="77777777" w:rsidR="00FD4489" w:rsidRDefault="00000000">
            <w:pPr>
              <w:pStyle w:val="Compact"/>
            </w:pPr>
            <w:r>
              <w:t>Treatment switching / crossover</w:t>
            </w:r>
          </w:p>
        </w:tc>
        <w:tc>
          <w:tcPr>
            <w:tcW w:w="2049" w:type="dxa"/>
          </w:tcPr>
          <w:p w14:paraId="4B106885" w14:textId="77777777" w:rsidR="00FD4489" w:rsidRDefault="00000000">
            <w:pPr>
              <w:pStyle w:val="Compact"/>
            </w:pPr>
            <w:r>
              <w:t>Not applicable</w:t>
            </w:r>
          </w:p>
        </w:tc>
        <w:tc>
          <w:tcPr>
            <w:tcW w:w="3866" w:type="dxa"/>
          </w:tcPr>
          <w:p w14:paraId="4F86A596" w14:textId="77777777" w:rsidR="00FD4489" w:rsidRDefault="00000000">
            <w:pPr>
              <w:pStyle w:val="Compact"/>
            </w:pPr>
            <w:r>
              <w:t>Point exposure at scene; no time-varying treatment</w:t>
            </w:r>
          </w:p>
        </w:tc>
      </w:tr>
      <w:tr w:rsidR="00FD4489" w14:paraId="4281F32B" w14:textId="77777777">
        <w:tc>
          <w:tcPr>
            <w:tcW w:w="2003" w:type="dxa"/>
          </w:tcPr>
          <w:p w14:paraId="276B9103" w14:textId="77777777" w:rsidR="00FD4489" w:rsidRDefault="00000000">
            <w:pPr>
              <w:pStyle w:val="Compact"/>
            </w:pPr>
            <w:r>
              <w:t>6-month follow-up window end</w:t>
            </w:r>
          </w:p>
        </w:tc>
        <w:tc>
          <w:tcPr>
            <w:tcW w:w="2049" w:type="dxa"/>
          </w:tcPr>
          <w:p w14:paraId="64A6E672" w14:textId="77777777" w:rsidR="00FD4489" w:rsidRDefault="00000000">
            <w:pPr>
              <w:pStyle w:val="Compact"/>
            </w:pPr>
            <w:r>
              <w:t>Administrative end of FU</w:t>
            </w:r>
          </w:p>
        </w:tc>
        <w:tc>
          <w:tcPr>
            <w:tcW w:w="3866" w:type="dxa"/>
          </w:tcPr>
          <w:p w14:paraId="71E392C1" w14:textId="77777777" w:rsidR="00FD4489" w:rsidRDefault="00000000">
            <w:pPr>
              <w:pStyle w:val="Compact"/>
            </w:pPr>
            <w:r>
              <w:t>Fixed at 6 months; no admin censoring before that</w:t>
            </w:r>
          </w:p>
        </w:tc>
      </w:tr>
    </w:tbl>
    <w:p w14:paraId="0E5A989C" w14:textId="77777777" w:rsidR="00FD4489" w:rsidRDefault="00000000">
      <w:pPr>
        <w:pStyle w:val="BodyText"/>
      </w:pPr>
      <w:r>
        <w:rPr>
          <w:b/>
          <w:bCs/>
        </w:rPr>
        <w:t>Target-population table.</w:t>
      </w:r>
      <w:r>
        <w:t xml:space="preserve"> Different candidate procedures correspond to different target populations:</w:t>
      </w:r>
    </w:p>
    <w:tbl>
      <w:tblPr>
        <w:tblStyle w:val="Table"/>
        <w:tblW w:w="5000" w:type="pct"/>
        <w:tblLayout w:type="fixed"/>
        <w:tblLook w:val="0020" w:firstRow="1" w:lastRow="0" w:firstColumn="0" w:lastColumn="0" w:noHBand="0" w:noVBand="0"/>
      </w:tblPr>
      <w:tblGrid>
        <w:gridCol w:w="3848"/>
        <w:gridCol w:w="5728"/>
      </w:tblGrid>
      <w:tr w:rsidR="00FD4489" w14:paraId="2E11F888"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3182" w:type="dxa"/>
          </w:tcPr>
          <w:p w14:paraId="449D3FEF" w14:textId="77777777" w:rsidR="00FD4489" w:rsidRDefault="00000000">
            <w:pPr>
              <w:pStyle w:val="Compact"/>
            </w:pPr>
            <w:r>
              <w:t>Procedure</w:t>
            </w:r>
          </w:p>
        </w:tc>
        <w:tc>
          <w:tcPr>
            <w:tcW w:w="4737" w:type="dxa"/>
          </w:tcPr>
          <w:p w14:paraId="5FAA948E" w14:textId="77777777" w:rsidR="00FD4489" w:rsidRDefault="00000000">
            <w:pPr>
              <w:pStyle w:val="Compact"/>
            </w:pPr>
            <w:r>
              <w:t>Target population</w:t>
            </w:r>
          </w:p>
        </w:tc>
      </w:tr>
      <w:tr w:rsidR="00FD4489" w14:paraId="359EC270" w14:textId="77777777">
        <w:tc>
          <w:tcPr>
            <w:tcW w:w="3182" w:type="dxa"/>
          </w:tcPr>
          <w:p w14:paraId="0278574C" w14:textId="77777777" w:rsidR="00FD4489" w:rsidRDefault="00000000">
            <w:pPr>
              <w:pStyle w:val="Compact"/>
            </w:pPr>
            <w:r>
              <w:t>Crude (complete-case)</w:t>
            </w:r>
          </w:p>
        </w:tc>
        <w:tc>
          <w:tcPr>
            <w:tcW w:w="4737" w:type="dxa"/>
          </w:tcPr>
          <w:p w14:paraId="5DB9A293" w14:textId="77777777" w:rsidR="00FD4489" w:rsidRDefault="00000000">
            <w:pPr>
              <w:pStyle w:val="Compact"/>
            </w:pPr>
            <w:r>
              <w:t>Complete-outcome subset (n = 1,277)</w:t>
            </w:r>
          </w:p>
        </w:tc>
      </w:tr>
      <w:tr w:rsidR="00FD4489" w14:paraId="1BB863B6" w14:textId="77777777">
        <w:tc>
          <w:tcPr>
            <w:tcW w:w="3182" w:type="dxa"/>
          </w:tcPr>
          <w:p w14:paraId="269615C9" w14:textId="77777777" w:rsidR="00FD4489" w:rsidRDefault="00000000">
            <w:pPr>
              <w:pStyle w:val="Compact"/>
            </w:pPr>
            <w:r>
              <w:t>PS matching</w:t>
            </w:r>
          </w:p>
        </w:tc>
        <w:tc>
          <w:tcPr>
            <w:tcW w:w="4737" w:type="dxa"/>
          </w:tcPr>
          <w:p w14:paraId="66CE845A" w14:textId="77777777" w:rsidR="00FD4489" w:rsidRDefault="00000000">
            <w:pPr>
              <w:pStyle w:val="Compact"/>
            </w:pPr>
            <w:r>
              <w:t>Matched overlap subset (n = 615)</w:t>
            </w:r>
          </w:p>
        </w:tc>
      </w:tr>
      <w:tr w:rsidR="00FD4489" w14:paraId="0A15FC69" w14:textId="77777777">
        <w:tc>
          <w:tcPr>
            <w:tcW w:w="3182" w:type="dxa"/>
          </w:tcPr>
          <w:p w14:paraId="0BD60FFE" w14:textId="77777777" w:rsidR="00FD4489" w:rsidRDefault="00000000">
            <w:pPr>
              <w:pStyle w:val="Compact"/>
            </w:pPr>
            <w:r>
              <w:t>IPTW (stabilised)</w:t>
            </w:r>
          </w:p>
        </w:tc>
        <w:tc>
          <w:tcPr>
            <w:tcW w:w="4737" w:type="dxa"/>
          </w:tcPr>
          <w:p w14:paraId="2E3032B4" w14:textId="77777777" w:rsidR="00FD4489" w:rsidRDefault="00000000">
            <w:pPr>
              <w:pStyle w:val="Compact"/>
            </w:pPr>
            <w:r>
              <w:t>Full eligible cohort (n = 1,693)</w:t>
            </w:r>
          </w:p>
        </w:tc>
      </w:tr>
      <w:tr w:rsidR="00FD4489" w14:paraId="0DCAD387" w14:textId="77777777">
        <w:tc>
          <w:tcPr>
            <w:tcW w:w="3182" w:type="dxa"/>
          </w:tcPr>
          <w:p w14:paraId="0880F388" w14:textId="77777777" w:rsidR="00FD4489" w:rsidRDefault="00000000">
            <w:pPr>
              <w:pStyle w:val="Compact"/>
            </w:pPr>
            <w:r>
              <w:t>Full-cohort TMLE (prespecified primary)</w:t>
            </w:r>
          </w:p>
        </w:tc>
        <w:tc>
          <w:tcPr>
            <w:tcW w:w="4737" w:type="dxa"/>
          </w:tcPr>
          <w:p w14:paraId="560B6266" w14:textId="77777777" w:rsidR="00FD4489" w:rsidRDefault="00000000">
            <w:pPr>
              <w:pStyle w:val="Compact"/>
            </w:pPr>
            <w:r>
              <w:t>Full eligible cohort (n = 1,693)</w:t>
            </w:r>
          </w:p>
        </w:tc>
      </w:tr>
      <w:tr w:rsidR="00FD4489" w14:paraId="4F7B714F" w14:textId="77777777">
        <w:tc>
          <w:tcPr>
            <w:tcW w:w="3182" w:type="dxa"/>
          </w:tcPr>
          <w:p w14:paraId="392187CF" w14:textId="77777777" w:rsidR="00FD4489" w:rsidRDefault="00000000">
            <w:pPr>
              <w:pStyle w:val="Compact"/>
            </w:pPr>
            <w:r>
              <w:t>Matched-cohort TMLE</w:t>
            </w:r>
          </w:p>
        </w:tc>
        <w:tc>
          <w:tcPr>
            <w:tcW w:w="4737" w:type="dxa"/>
          </w:tcPr>
          <w:p w14:paraId="5663D8A7" w14:textId="77777777" w:rsidR="00FD4489" w:rsidRDefault="00000000">
            <w:pPr>
              <w:pStyle w:val="Compact"/>
            </w:pPr>
            <w:r>
              <w:t>Matched overlap subset (n = 1,230)</w:t>
            </w:r>
          </w:p>
        </w:tc>
      </w:tr>
      <w:tr w:rsidR="00FD4489" w14:paraId="0F8D3942" w14:textId="77777777">
        <w:tc>
          <w:tcPr>
            <w:tcW w:w="3182" w:type="dxa"/>
          </w:tcPr>
          <w:p w14:paraId="4DB6BA17" w14:textId="77777777" w:rsidR="00FD4489" w:rsidRDefault="00000000">
            <w:pPr>
              <w:pStyle w:val="Compact"/>
            </w:pPr>
            <w:r>
              <w:t>Complete-outcome TMLE with IPCW weights</w:t>
            </w:r>
          </w:p>
        </w:tc>
        <w:tc>
          <w:tcPr>
            <w:tcW w:w="4737" w:type="dxa"/>
          </w:tcPr>
          <w:p w14:paraId="760DEEC0" w14:textId="77777777" w:rsidR="00FD4489" w:rsidRDefault="00000000">
            <w:pPr>
              <w:pStyle w:val="Compact"/>
            </w:pPr>
            <w:r>
              <w:t>Complete-outcome rows weighted toward full-cohort marginal contrast</w:t>
            </w:r>
          </w:p>
        </w:tc>
      </w:tr>
    </w:tbl>
    <w:p w14:paraId="37DA560B" w14:textId="77777777" w:rsidR="00FD4489" w:rsidRDefault="00000000">
      <w:pPr>
        <w:pStyle w:val="BodyText"/>
      </w:pPr>
      <w:r>
        <w:rPr>
          <w:b/>
          <w:bCs/>
        </w:rPr>
        <w:t>Weight-diagnostics table.</w:t>
      </w:r>
      <w:r>
        <w:t xml:space="preserve"> Treatment weights and missingness weights are evaluated against prespecified thresholds:</w:t>
      </w:r>
    </w:p>
    <w:tbl>
      <w:tblPr>
        <w:tblStyle w:val="Table"/>
        <w:tblW w:w="5000" w:type="pct"/>
        <w:tblLayout w:type="fixed"/>
        <w:tblLook w:val="0020" w:firstRow="1" w:lastRow="0" w:firstColumn="0" w:lastColumn="0" w:noHBand="0" w:noVBand="0"/>
      </w:tblPr>
      <w:tblGrid>
        <w:gridCol w:w="2135"/>
        <w:gridCol w:w="1830"/>
        <w:gridCol w:w="2196"/>
        <w:gridCol w:w="3415"/>
      </w:tblGrid>
      <w:tr w:rsidR="00FD4489" w14:paraId="0093606D"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1765" w:type="dxa"/>
          </w:tcPr>
          <w:p w14:paraId="4E23BF42" w14:textId="77777777" w:rsidR="00FD4489" w:rsidRDefault="00000000">
            <w:pPr>
              <w:pStyle w:val="Compact"/>
            </w:pPr>
            <w:r>
              <w:t>Weight type</w:t>
            </w:r>
          </w:p>
        </w:tc>
        <w:tc>
          <w:tcPr>
            <w:tcW w:w="1513" w:type="dxa"/>
          </w:tcPr>
          <w:p w14:paraId="4C6D29F5" w14:textId="77777777" w:rsidR="00FD4489" w:rsidRDefault="00000000">
            <w:pPr>
              <w:pStyle w:val="Compact"/>
            </w:pPr>
            <w:r>
              <w:t>Source</w:t>
            </w:r>
          </w:p>
        </w:tc>
        <w:tc>
          <w:tcPr>
            <w:tcW w:w="1816" w:type="dxa"/>
          </w:tcPr>
          <w:p w14:paraId="12EF73D3" w14:textId="77777777" w:rsidR="00FD4489" w:rsidRDefault="00000000">
            <w:pPr>
              <w:pStyle w:val="Compact"/>
            </w:pPr>
            <w:r>
              <w:t>Reporting</w:t>
            </w:r>
          </w:p>
        </w:tc>
        <w:tc>
          <w:tcPr>
            <w:tcW w:w="2824" w:type="dxa"/>
          </w:tcPr>
          <w:p w14:paraId="073B14A3" w14:textId="77777777" w:rsidR="00FD4489" w:rsidRDefault="00000000">
            <w:pPr>
              <w:pStyle w:val="Compact"/>
            </w:pPr>
            <w:r>
              <w:t>Prespecified instability flag</w:t>
            </w:r>
          </w:p>
        </w:tc>
      </w:tr>
      <w:tr w:rsidR="00FD4489" w14:paraId="0583C16C" w14:textId="77777777">
        <w:tc>
          <w:tcPr>
            <w:tcW w:w="1765" w:type="dxa"/>
          </w:tcPr>
          <w:p w14:paraId="30E6D358" w14:textId="77777777" w:rsidR="00FD4489" w:rsidRDefault="00000000">
            <w:pPr>
              <w:pStyle w:val="Compact"/>
            </w:pPr>
            <w:r>
              <w:lastRenderedPageBreak/>
              <w:t>Treatment weights (stabilised)</w:t>
            </w:r>
          </w:p>
        </w:tc>
        <w:tc>
          <w:tcPr>
            <w:tcW w:w="1513" w:type="dxa"/>
          </w:tcPr>
          <w:p w14:paraId="2246B515" w14:textId="77777777" w:rsidR="00FD4489" w:rsidRDefault="00000000">
            <w:pPr>
              <w:pStyle w:val="Compact"/>
            </w:pPr>
            <w:r>
              <w:rPr>
                <w:rStyle w:val="VerbatimChar"/>
              </w:rPr>
              <w:t>fit_ps_superlearner()</w:t>
            </w:r>
          </w:p>
        </w:tc>
        <w:tc>
          <w:tcPr>
            <w:tcW w:w="1816" w:type="dxa"/>
          </w:tcPr>
          <w:p w14:paraId="0D9DAB01" w14:textId="77777777" w:rsidR="00FD4489" w:rsidRDefault="00000000">
            <w:pPr>
              <w:pStyle w:val="Compact"/>
            </w:pPr>
            <w:r>
              <w:t>Mean, SD, 99th pct, max, Kish ESS</w:t>
            </w:r>
          </w:p>
        </w:tc>
        <w:tc>
          <w:tcPr>
            <w:tcW w:w="2824" w:type="dxa"/>
          </w:tcPr>
          <w:p w14:paraId="74B60251" w14:textId="77777777" w:rsidR="00FD4489" w:rsidRDefault="00000000">
            <w:pPr>
              <w:pStyle w:val="Compact"/>
            </w:pPr>
            <w:r>
              <w:t>Max &gt; 10, or &gt; 1 % of weights above 5</w:t>
            </w:r>
          </w:p>
        </w:tc>
      </w:tr>
      <w:tr w:rsidR="00FD4489" w14:paraId="632C3BD5" w14:textId="77777777">
        <w:tc>
          <w:tcPr>
            <w:tcW w:w="1765" w:type="dxa"/>
          </w:tcPr>
          <w:p w14:paraId="2A9FFBF7" w14:textId="77777777" w:rsidR="00FD4489" w:rsidRDefault="00000000">
            <w:pPr>
              <w:pStyle w:val="Compact"/>
            </w:pPr>
            <w:r>
              <w:t>IPCW weights (missingness)</w:t>
            </w:r>
          </w:p>
        </w:tc>
        <w:tc>
          <w:tcPr>
            <w:tcW w:w="1513" w:type="dxa"/>
          </w:tcPr>
          <w:p w14:paraId="56920141" w14:textId="77777777" w:rsidR="00FD4489" w:rsidRDefault="00000000">
            <w:pPr>
              <w:pStyle w:val="Compact"/>
            </w:pPr>
            <w:r>
              <w:rPr>
                <w:rStyle w:val="VerbatimChar"/>
              </w:rPr>
              <w:t>run_ipcw_tmle()</w:t>
            </w:r>
          </w:p>
        </w:tc>
        <w:tc>
          <w:tcPr>
            <w:tcW w:w="1816" w:type="dxa"/>
          </w:tcPr>
          <w:p w14:paraId="3A47023D" w14:textId="77777777" w:rsidR="00FD4489" w:rsidRDefault="00000000">
            <w:pPr>
              <w:pStyle w:val="Compact"/>
            </w:pPr>
            <w:r>
              <w:t>Mean, SD, 99th pct, max</w:t>
            </w:r>
          </w:p>
        </w:tc>
        <w:tc>
          <w:tcPr>
            <w:tcW w:w="2824" w:type="dxa"/>
          </w:tcPr>
          <w:p w14:paraId="512DC004" w14:textId="77777777" w:rsidR="00FD4489" w:rsidRDefault="00000000">
            <w:pPr>
              <w:pStyle w:val="Compact"/>
            </w:pPr>
            <w:r>
              <w:t>Max &gt; 10</w:t>
            </w:r>
          </w:p>
        </w:tc>
      </w:tr>
      <w:tr w:rsidR="00FD4489" w14:paraId="487650C6" w14:textId="77777777">
        <w:tc>
          <w:tcPr>
            <w:tcW w:w="1765" w:type="dxa"/>
          </w:tcPr>
          <w:p w14:paraId="3300472D" w14:textId="77777777" w:rsidR="00FD4489" w:rsidRDefault="00000000">
            <w:pPr>
              <w:pStyle w:val="Compact"/>
            </w:pPr>
            <w:r>
              <w:t xml:space="preserve">Combined (for </w:t>
            </w:r>
            <w:r>
              <w:rPr>
                <w:rStyle w:val="VerbatimChar"/>
              </w:rPr>
              <w:t>Complete-outcome TMLE with IPCW</w:t>
            </w:r>
            <w:r>
              <w:t>)</w:t>
            </w:r>
          </w:p>
        </w:tc>
        <w:tc>
          <w:tcPr>
            <w:tcW w:w="1513" w:type="dxa"/>
          </w:tcPr>
          <w:p w14:paraId="2CB7594C" w14:textId="77777777" w:rsidR="00FD4489" w:rsidRDefault="00000000">
            <w:pPr>
              <w:pStyle w:val="Compact"/>
            </w:pPr>
            <w:r>
              <w:t>Product of treatment and IPCW weights</w:t>
            </w:r>
          </w:p>
        </w:tc>
        <w:tc>
          <w:tcPr>
            <w:tcW w:w="1816" w:type="dxa"/>
          </w:tcPr>
          <w:p w14:paraId="10E98B2F" w14:textId="77777777" w:rsidR="00FD4489" w:rsidRDefault="00000000">
            <w:pPr>
              <w:pStyle w:val="Compact"/>
            </w:pPr>
            <w:r>
              <w:t>Mean, SD, max, ESS</w:t>
            </w:r>
          </w:p>
        </w:tc>
        <w:tc>
          <w:tcPr>
            <w:tcW w:w="2824" w:type="dxa"/>
          </w:tcPr>
          <w:p w14:paraId="6A8D43FE" w14:textId="77777777" w:rsidR="00FD4489" w:rsidRDefault="00000000">
            <w:pPr>
              <w:pStyle w:val="Compact"/>
            </w:pPr>
            <w:r>
              <w:t>Max &gt; 15, or ESS &lt; 30 % of n</w:t>
            </w:r>
          </w:p>
        </w:tc>
      </w:tr>
    </w:tbl>
    <w:p w14:paraId="7E058C2D" w14:textId="77777777" w:rsidR="00FD4489" w:rsidRDefault="00000000">
      <w:pPr>
        <w:pStyle w:val="BodyText"/>
      </w:pPr>
      <w:r>
        <w:rPr>
          <w:b/>
          <w:bCs/>
        </w:rPr>
        <w:t>Estimator-estimand table.</w:t>
      </w:r>
      <w:r>
        <w:t xml:space="preserve"> Each candidate is recorded as a paired estimator-and-estimand object:</w:t>
      </w:r>
    </w:p>
    <w:tbl>
      <w:tblPr>
        <w:tblStyle w:val="Table"/>
        <w:tblW w:w="5000" w:type="pct"/>
        <w:tblLayout w:type="fixed"/>
        <w:tblLook w:val="0020" w:firstRow="1" w:lastRow="0" w:firstColumn="0" w:lastColumn="0" w:noHBand="0" w:noVBand="0"/>
      </w:tblPr>
      <w:tblGrid>
        <w:gridCol w:w="1458"/>
        <w:gridCol w:w="1353"/>
        <w:gridCol w:w="624"/>
        <w:gridCol w:w="728"/>
        <w:gridCol w:w="4112"/>
        <w:gridCol w:w="1301"/>
      </w:tblGrid>
      <w:tr w:rsidR="00FD4489" w14:paraId="62135138"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1205" w:type="dxa"/>
          </w:tcPr>
          <w:p w14:paraId="35DF88CB" w14:textId="77777777" w:rsidR="00FD4489" w:rsidRDefault="00000000">
            <w:pPr>
              <w:pStyle w:val="Compact"/>
            </w:pPr>
            <w:r>
              <w:t>Candidate</w:t>
            </w:r>
          </w:p>
        </w:tc>
        <w:tc>
          <w:tcPr>
            <w:tcW w:w="1119" w:type="dxa"/>
          </w:tcPr>
          <w:p w14:paraId="5B8FA3B1" w14:textId="77777777" w:rsidR="00FD4489" w:rsidRDefault="00000000">
            <w:pPr>
              <w:pStyle w:val="Compact"/>
            </w:pPr>
            <w:r>
              <w:t>Nuisance library</w:t>
            </w:r>
          </w:p>
        </w:tc>
        <w:tc>
          <w:tcPr>
            <w:tcW w:w="516" w:type="dxa"/>
          </w:tcPr>
          <w:p w14:paraId="3087B63C" w14:textId="77777777" w:rsidR="00FD4489" w:rsidRDefault="00000000">
            <w:pPr>
              <w:pStyle w:val="Compact"/>
              <w:jc w:val="right"/>
            </w:pPr>
            <w:r>
              <w:t>Truncation</w:t>
            </w:r>
          </w:p>
        </w:tc>
        <w:tc>
          <w:tcPr>
            <w:tcW w:w="602" w:type="dxa"/>
          </w:tcPr>
          <w:p w14:paraId="6166FC14" w14:textId="77777777" w:rsidR="00FD4489" w:rsidRDefault="00000000">
            <w:pPr>
              <w:pStyle w:val="Compact"/>
            </w:pPr>
            <w:r>
              <w:t>Missingness</w:t>
            </w:r>
          </w:p>
        </w:tc>
        <w:tc>
          <w:tcPr>
            <w:tcW w:w="3400" w:type="dxa"/>
          </w:tcPr>
          <w:p w14:paraId="46E174C4" w14:textId="77777777" w:rsidR="00FD4489" w:rsidRDefault="00000000">
            <w:pPr>
              <w:pStyle w:val="Compact"/>
            </w:pPr>
            <w:r>
              <w:t>Estimand implication</w:t>
            </w:r>
          </w:p>
        </w:tc>
        <w:tc>
          <w:tcPr>
            <w:tcW w:w="1076" w:type="dxa"/>
          </w:tcPr>
          <w:p w14:paraId="52495373" w14:textId="77777777" w:rsidR="00FD4489" w:rsidRDefault="00000000">
            <w:pPr>
              <w:pStyle w:val="Compact"/>
            </w:pPr>
            <w:r>
              <w:t>Status</w:t>
            </w:r>
          </w:p>
        </w:tc>
      </w:tr>
      <w:tr w:rsidR="00FD4489" w14:paraId="140FAA39" w14:textId="77777777">
        <w:tc>
          <w:tcPr>
            <w:tcW w:w="1205" w:type="dxa"/>
          </w:tcPr>
          <w:p w14:paraId="1A1FC782" w14:textId="77777777" w:rsidR="00FD4489" w:rsidRDefault="00000000">
            <w:pPr>
              <w:pStyle w:val="Compact"/>
            </w:pPr>
            <w:r>
              <w:t>Crude</w:t>
            </w:r>
          </w:p>
        </w:tc>
        <w:tc>
          <w:tcPr>
            <w:tcW w:w="1119" w:type="dxa"/>
          </w:tcPr>
          <w:p w14:paraId="50358ADC" w14:textId="77777777" w:rsidR="00FD4489" w:rsidRDefault="00000000">
            <w:pPr>
              <w:pStyle w:val="Compact"/>
            </w:pPr>
            <w:r>
              <w:t>n/a</w:t>
            </w:r>
          </w:p>
        </w:tc>
        <w:tc>
          <w:tcPr>
            <w:tcW w:w="516" w:type="dxa"/>
          </w:tcPr>
          <w:p w14:paraId="311D0273" w14:textId="77777777" w:rsidR="00FD4489" w:rsidRDefault="00000000">
            <w:pPr>
              <w:pStyle w:val="Compact"/>
              <w:jc w:val="right"/>
            </w:pPr>
            <w:r>
              <w:t>n/a</w:t>
            </w:r>
          </w:p>
        </w:tc>
        <w:tc>
          <w:tcPr>
            <w:tcW w:w="602" w:type="dxa"/>
          </w:tcPr>
          <w:p w14:paraId="40F3B82A" w14:textId="77777777" w:rsidR="00FD4489" w:rsidRDefault="00000000">
            <w:pPr>
              <w:pStyle w:val="Compact"/>
            </w:pPr>
            <w:r>
              <w:t>Complete case</w:t>
            </w:r>
          </w:p>
        </w:tc>
        <w:tc>
          <w:tcPr>
            <w:tcW w:w="3400" w:type="dxa"/>
          </w:tcPr>
          <w:p w14:paraId="60ECFA8C" w14:textId="77777777" w:rsidR="00FD4489" w:rsidRDefault="00000000">
            <w:pPr>
              <w:pStyle w:val="Compact"/>
            </w:pPr>
            <w:r>
              <w:t>Marginal contrast in complete-outcome subset</w:t>
            </w:r>
          </w:p>
        </w:tc>
        <w:tc>
          <w:tcPr>
            <w:tcW w:w="1076" w:type="dxa"/>
          </w:tcPr>
          <w:p w14:paraId="7E54BE26" w14:textId="77777777" w:rsidR="00FD4489" w:rsidRDefault="00000000">
            <w:pPr>
              <w:pStyle w:val="Compact"/>
            </w:pPr>
            <w:r>
              <w:t>Reference comparator</w:t>
            </w:r>
          </w:p>
        </w:tc>
      </w:tr>
      <w:tr w:rsidR="00FD4489" w14:paraId="33D359E0" w14:textId="77777777">
        <w:tc>
          <w:tcPr>
            <w:tcW w:w="1205" w:type="dxa"/>
          </w:tcPr>
          <w:p w14:paraId="38020E45" w14:textId="77777777" w:rsidR="00FD4489" w:rsidRDefault="00000000">
            <w:pPr>
              <w:pStyle w:val="Compact"/>
            </w:pPr>
            <w:r>
              <w:t>PS matching</w:t>
            </w:r>
          </w:p>
        </w:tc>
        <w:tc>
          <w:tcPr>
            <w:tcW w:w="1119" w:type="dxa"/>
          </w:tcPr>
          <w:p w14:paraId="41EA446F" w14:textId="77777777" w:rsidR="00FD4489" w:rsidRDefault="00000000">
            <w:pPr>
              <w:pStyle w:val="Compact"/>
            </w:pPr>
            <w:r>
              <w:t>GLM PS</w:t>
            </w:r>
          </w:p>
        </w:tc>
        <w:tc>
          <w:tcPr>
            <w:tcW w:w="516" w:type="dxa"/>
          </w:tcPr>
          <w:p w14:paraId="53502838" w14:textId="77777777" w:rsidR="00FD4489" w:rsidRDefault="00000000">
            <w:pPr>
              <w:pStyle w:val="Compact"/>
              <w:jc w:val="right"/>
            </w:pPr>
            <w:r>
              <w:t>n/a</w:t>
            </w:r>
          </w:p>
        </w:tc>
        <w:tc>
          <w:tcPr>
            <w:tcW w:w="602" w:type="dxa"/>
          </w:tcPr>
          <w:p w14:paraId="4523DAA3" w14:textId="77777777" w:rsidR="00FD4489" w:rsidRDefault="00000000">
            <w:pPr>
              <w:pStyle w:val="Compact"/>
            </w:pPr>
            <w:r>
              <w:t>Complete case</w:t>
            </w:r>
          </w:p>
        </w:tc>
        <w:tc>
          <w:tcPr>
            <w:tcW w:w="3400" w:type="dxa"/>
          </w:tcPr>
          <w:p w14:paraId="0B878772" w14:textId="77777777" w:rsidR="00FD4489" w:rsidRDefault="00000000">
            <w:pPr>
              <w:pStyle w:val="Compact"/>
            </w:pPr>
            <w:r>
              <w:t>ATE in matched overlap subset</w:t>
            </w:r>
          </w:p>
        </w:tc>
        <w:tc>
          <w:tcPr>
            <w:tcW w:w="1076" w:type="dxa"/>
          </w:tcPr>
          <w:p w14:paraId="6963C6ED" w14:textId="77777777" w:rsidR="00FD4489" w:rsidRDefault="00000000">
            <w:pPr>
              <w:pStyle w:val="Compact"/>
            </w:pPr>
            <w:r>
              <w:t>Secondary</w:t>
            </w:r>
          </w:p>
        </w:tc>
      </w:tr>
      <w:tr w:rsidR="00FD4489" w14:paraId="46B0BC32" w14:textId="77777777">
        <w:tc>
          <w:tcPr>
            <w:tcW w:w="1205" w:type="dxa"/>
          </w:tcPr>
          <w:p w14:paraId="4E2BAFCE" w14:textId="77777777" w:rsidR="00FD4489" w:rsidRDefault="00000000">
            <w:pPr>
              <w:pStyle w:val="Compact"/>
            </w:pPr>
            <w:r>
              <w:t>IPTW (stabilised)</w:t>
            </w:r>
          </w:p>
        </w:tc>
        <w:tc>
          <w:tcPr>
            <w:tcW w:w="1119" w:type="dxa"/>
          </w:tcPr>
          <w:p w14:paraId="7D044BF9" w14:textId="77777777" w:rsidR="00FD4489" w:rsidRDefault="00000000">
            <w:pPr>
              <w:pStyle w:val="Compact"/>
            </w:pPr>
            <w:r>
              <w:t>GLM PS</w:t>
            </w:r>
          </w:p>
        </w:tc>
        <w:tc>
          <w:tcPr>
            <w:tcW w:w="516" w:type="dxa"/>
          </w:tcPr>
          <w:p w14:paraId="28E37D01" w14:textId="77777777" w:rsidR="00FD4489" w:rsidRDefault="00000000">
            <w:pPr>
              <w:pStyle w:val="Compact"/>
              <w:jc w:val="right"/>
            </w:pPr>
            <w:r>
              <w:t>0.01</w:t>
            </w:r>
          </w:p>
        </w:tc>
        <w:tc>
          <w:tcPr>
            <w:tcW w:w="602" w:type="dxa"/>
          </w:tcPr>
          <w:p w14:paraId="3A3F586B" w14:textId="77777777" w:rsidR="00FD4489" w:rsidRDefault="00000000">
            <w:pPr>
              <w:pStyle w:val="Compact"/>
            </w:pPr>
            <w:r>
              <w:t>Complete case</w:t>
            </w:r>
          </w:p>
        </w:tc>
        <w:tc>
          <w:tcPr>
            <w:tcW w:w="3400" w:type="dxa"/>
          </w:tcPr>
          <w:p w14:paraId="2B2FDE88" w14:textId="77777777" w:rsidR="00FD4489" w:rsidRDefault="00000000">
            <w:pPr>
              <w:pStyle w:val="Compact"/>
            </w:pPr>
            <w:r>
              <w:t>Full-cohort marginal contrast estimated with stabilised, truncated treatment weights; truncation may approximate the practical estimand and should be reported</w:t>
            </w:r>
          </w:p>
        </w:tc>
        <w:tc>
          <w:tcPr>
            <w:tcW w:w="1076" w:type="dxa"/>
          </w:tcPr>
          <w:p w14:paraId="6678E331" w14:textId="77777777" w:rsidR="00FD4489" w:rsidRDefault="00000000">
            <w:pPr>
              <w:pStyle w:val="Compact"/>
            </w:pPr>
            <w:r>
              <w:t>Secondary</w:t>
            </w:r>
          </w:p>
        </w:tc>
      </w:tr>
      <w:tr w:rsidR="00FD4489" w14:paraId="4776CBA9" w14:textId="77777777">
        <w:tc>
          <w:tcPr>
            <w:tcW w:w="1205" w:type="dxa"/>
          </w:tcPr>
          <w:p w14:paraId="0530AB80" w14:textId="77777777" w:rsidR="00FD4489" w:rsidRDefault="00000000">
            <w:pPr>
              <w:pStyle w:val="Compact"/>
            </w:pPr>
            <w:r>
              <w:t>Full-cohort TMLE</w:t>
            </w:r>
          </w:p>
        </w:tc>
        <w:tc>
          <w:tcPr>
            <w:tcW w:w="1119" w:type="dxa"/>
          </w:tcPr>
          <w:p w14:paraId="372FFF1A" w14:textId="77777777" w:rsidR="00FD4489" w:rsidRDefault="00000000">
            <w:pPr>
              <w:pStyle w:val="Compact"/>
            </w:pPr>
            <w:r>
              <w:t>SL ensemble</w:t>
            </w:r>
          </w:p>
        </w:tc>
        <w:tc>
          <w:tcPr>
            <w:tcW w:w="516" w:type="dxa"/>
          </w:tcPr>
          <w:p w14:paraId="475A6BBA" w14:textId="77777777" w:rsidR="00FD4489" w:rsidRDefault="00000000">
            <w:pPr>
              <w:pStyle w:val="Compact"/>
              <w:jc w:val="right"/>
            </w:pPr>
            <w:r>
              <w:t>0.01</w:t>
            </w:r>
          </w:p>
        </w:tc>
        <w:tc>
          <w:tcPr>
            <w:tcW w:w="602" w:type="dxa"/>
          </w:tcPr>
          <w:p w14:paraId="72E38BE5" w14:textId="77777777" w:rsidR="00FD4489" w:rsidRDefault="00000000">
            <w:pPr>
              <w:pStyle w:val="Compact"/>
            </w:pPr>
            <w:r>
              <w:t>Complete case</w:t>
            </w:r>
          </w:p>
        </w:tc>
        <w:tc>
          <w:tcPr>
            <w:tcW w:w="3400" w:type="dxa"/>
          </w:tcPr>
          <w:p w14:paraId="1E7ABB6B" w14:textId="77777777" w:rsidR="00FD4489" w:rsidRDefault="00000000">
            <w:pPr>
              <w:pStyle w:val="Compact"/>
            </w:pPr>
            <w:r>
              <w:t>ATE in full eligible cohort under prespecified locked SL library</w:t>
            </w:r>
          </w:p>
        </w:tc>
        <w:tc>
          <w:tcPr>
            <w:tcW w:w="1076" w:type="dxa"/>
          </w:tcPr>
          <w:p w14:paraId="6574A8A6" w14:textId="77777777" w:rsidR="00FD4489" w:rsidRDefault="00000000">
            <w:pPr>
              <w:pStyle w:val="Compact"/>
            </w:pPr>
            <w:r>
              <w:rPr>
                <w:b/>
                <w:bCs/>
              </w:rPr>
              <w:t>Primary</w:t>
            </w:r>
          </w:p>
        </w:tc>
      </w:tr>
      <w:tr w:rsidR="00FD4489" w14:paraId="18DE4EAE" w14:textId="77777777">
        <w:tc>
          <w:tcPr>
            <w:tcW w:w="1205" w:type="dxa"/>
          </w:tcPr>
          <w:p w14:paraId="336FE6B1" w14:textId="77777777" w:rsidR="00FD4489" w:rsidRDefault="00000000">
            <w:pPr>
              <w:pStyle w:val="Compact"/>
            </w:pPr>
            <w:r>
              <w:t>Matched-cohort TMLE</w:t>
            </w:r>
          </w:p>
        </w:tc>
        <w:tc>
          <w:tcPr>
            <w:tcW w:w="1119" w:type="dxa"/>
          </w:tcPr>
          <w:p w14:paraId="66F1D509" w14:textId="77777777" w:rsidR="00FD4489" w:rsidRDefault="00000000">
            <w:pPr>
              <w:pStyle w:val="Compact"/>
            </w:pPr>
            <w:r>
              <w:t>SL ensemble (matched)</w:t>
            </w:r>
          </w:p>
        </w:tc>
        <w:tc>
          <w:tcPr>
            <w:tcW w:w="516" w:type="dxa"/>
          </w:tcPr>
          <w:p w14:paraId="6686B812" w14:textId="77777777" w:rsidR="00FD4489" w:rsidRDefault="00000000">
            <w:pPr>
              <w:pStyle w:val="Compact"/>
              <w:jc w:val="right"/>
            </w:pPr>
            <w:r>
              <w:t>n/a</w:t>
            </w:r>
          </w:p>
        </w:tc>
        <w:tc>
          <w:tcPr>
            <w:tcW w:w="602" w:type="dxa"/>
          </w:tcPr>
          <w:p w14:paraId="595089C4" w14:textId="77777777" w:rsidR="00FD4489" w:rsidRDefault="00000000">
            <w:pPr>
              <w:pStyle w:val="Compact"/>
            </w:pPr>
            <w:r>
              <w:t>Complete case</w:t>
            </w:r>
          </w:p>
        </w:tc>
        <w:tc>
          <w:tcPr>
            <w:tcW w:w="3400" w:type="dxa"/>
          </w:tcPr>
          <w:p w14:paraId="01C20E61" w14:textId="77777777" w:rsidR="00FD4489" w:rsidRDefault="00000000">
            <w:pPr>
              <w:pStyle w:val="Compact"/>
            </w:pPr>
            <w:r>
              <w:t>ATE in matched overlap subset</w:t>
            </w:r>
          </w:p>
        </w:tc>
        <w:tc>
          <w:tcPr>
            <w:tcW w:w="1076" w:type="dxa"/>
          </w:tcPr>
          <w:p w14:paraId="0CAE617A" w14:textId="77777777" w:rsidR="00FD4489" w:rsidRDefault="00000000">
            <w:pPr>
              <w:pStyle w:val="Compact"/>
            </w:pPr>
            <w:r>
              <w:t>Sensitivity (target pop)</w:t>
            </w:r>
          </w:p>
        </w:tc>
      </w:tr>
      <w:tr w:rsidR="00FD4489" w14:paraId="5242DC78" w14:textId="77777777">
        <w:tc>
          <w:tcPr>
            <w:tcW w:w="1205" w:type="dxa"/>
          </w:tcPr>
          <w:p w14:paraId="237D2D04" w14:textId="77777777" w:rsidR="00FD4489" w:rsidRDefault="00000000">
            <w:pPr>
              <w:pStyle w:val="Compact"/>
            </w:pPr>
            <w:r>
              <w:t>Complete-outcome TMLE w/ IPCW</w:t>
            </w:r>
          </w:p>
        </w:tc>
        <w:tc>
          <w:tcPr>
            <w:tcW w:w="1119" w:type="dxa"/>
          </w:tcPr>
          <w:p w14:paraId="1434A572" w14:textId="77777777" w:rsidR="00FD4489" w:rsidRDefault="00000000">
            <w:pPr>
              <w:pStyle w:val="Compact"/>
            </w:pPr>
            <w:r>
              <w:t>SL ensemble + SL IPCW</w:t>
            </w:r>
          </w:p>
        </w:tc>
        <w:tc>
          <w:tcPr>
            <w:tcW w:w="516" w:type="dxa"/>
          </w:tcPr>
          <w:p w14:paraId="42BBBDF9" w14:textId="77777777" w:rsidR="00FD4489" w:rsidRDefault="00000000">
            <w:pPr>
              <w:pStyle w:val="Compact"/>
              <w:jc w:val="right"/>
            </w:pPr>
            <w:r>
              <w:t>0.01</w:t>
            </w:r>
          </w:p>
        </w:tc>
        <w:tc>
          <w:tcPr>
            <w:tcW w:w="602" w:type="dxa"/>
          </w:tcPr>
          <w:p w14:paraId="3773DA74" w14:textId="77777777" w:rsidR="00FD4489" w:rsidRDefault="00000000">
            <w:pPr>
              <w:pStyle w:val="Compact"/>
            </w:pPr>
            <w:r>
              <w:t>IPCW</w:t>
            </w:r>
          </w:p>
        </w:tc>
        <w:tc>
          <w:tcPr>
            <w:tcW w:w="3400" w:type="dxa"/>
          </w:tcPr>
          <w:p w14:paraId="72905FF7" w14:textId="77777777" w:rsidR="00FD4489" w:rsidRDefault="00000000">
            <w:pPr>
              <w:pStyle w:val="Compact"/>
            </w:pPr>
            <w:r>
              <w:t>ATE in full eligible cohort under the locked missingness model</w:t>
            </w:r>
          </w:p>
        </w:tc>
        <w:tc>
          <w:tcPr>
            <w:tcW w:w="1076" w:type="dxa"/>
          </w:tcPr>
          <w:p w14:paraId="27BE800B" w14:textId="77777777" w:rsidR="00FD4489" w:rsidRDefault="00000000">
            <w:pPr>
              <w:pStyle w:val="Compact"/>
            </w:pPr>
            <w:r>
              <w:t>Sensitivity (missingness)</w:t>
            </w:r>
          </w:p>
        </w:tc>
      </w:tr>
    </w:tbl>
    <w:p w14:paraId="6A10C374" w14:textId="77777777" w:rsidR="00FD4489" w:rsidRDefault="00000000">
      <w:pPr>
        <w:pStyle w:val="BodyText"/>
      </w:pPr>
      <w:r>
        <w:lastRenderedPageBreak/>
        <w:t>These four tables make the analytic considerations explicit before the pre-outcome decision rule is read. They also document the estimand-vs-estimator distinction: candidates that differ by truncation, matching, or IPCW correspond to different effective target populations and are reported as paired objects rather than interchangeable estimators of the same parameter.</w:t>
      </w:r>
    </w:p>
    <w:p w14:paraId="20272D82" w14:textId="77777777" w:rsidR="00FD4489" w:rsidRDefault="00000000">
      <w:pPr>
        <w:pStyle w:val="BodyText"/>
      </w:pPr>
      <w:r>
        <w:rPr>
          <w:b/>
          <w:bCs/>
        </w:rPr>
        <w:t>Target-trial timing table.</w:t>
      </w:r>
      <w:r>
        <w:t xml:space="preserve"> The following table records the prespecified target-trial design elements and their lock status before any outcome access.</w:t>
      </w:r>
    </w:p>
    <w:tbl>
      <w:tblPr>
        <w:tblStyle w:val="Table"/>
        <w:tblW w:w="5000" w:type="pct"/>
        <w:tblLayout w:type="fixed"/>
        <w:tblLook w:val="0020" w:firstRow="1" w:lastRow="0" w:firstColumn="0" w:lastColumn="0" w:noHBand="0" w:noVBand="0"/>
      </w:tblPr>
      <w:tblGrid>
        <w:gridCol w:w="3192"/>
        <w:gridCol w:w="3192"/>
        <w:gridCol w:w="3192"/>
      </w:tblGrid>
      <w:tr w:rsidR="00FD4489" w14:paraId="28279B64"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098B14" w14:textId="77777777" w:rsidR="00FD4489" w:rsidRDefault="00000000">
            <w:pPr>
              <w:pStyle w:val="Compact"/>
            </w:pPr>
            <w:r>
              <w:t>Design element</w:t>
            </w:r>
          </w:p>
        </w:tc>
        <w:tc>
          <w:tcPr>
            <w:tcW w:w="2640" w:type="dxa"/>
          </w:tcPr>
          <w:p w14:paraId="7B29303D" w14:textId="77777777" w:rsidR="00FD4489" w:rsidRDefault="00000000">
            <w:pPr>
              <w:pStyle w:val="Compact"/>
            </w:pPr>
            <w:r>
              <w:t>Rescue.Co implementation</w:t>
            </w:r>
          </w:p>
        </w:tc>
        <w:tc>
          <w:tcPr>
            <w:tcW w:w="2640" w:type="dxa"/>
          </w:tcPr>
          <w:p w14:paraId="762C9A47" w14:textId="77777777" w:rsidR="00FD4489" w:rsidRDefault="00000000">
            <w:pPr>
              <w:pStyle w:val="Compact"/>
            </w:pPr>
            <w:r>
              <w:t>Pre-outcome status</w:t>
            </w:r>
          </w:p>
        </w:tc>
      </w:tr>
      <w:tr w:rsidR="00FD4489" w14:paraId="5DE83FBA" w14:textId="77777777">
        <w:tc>
          <w:tcPr>
            <w:tcW w:w="2640" w:type="dxa"/>
          </w:tcPr>
          <w:p w14:paraId="12812013" w14:textId="77777777" w:rsidR="00FD4489" w:rsidRDefault="00000000">
            <w:pPr>
              <w:pStyle w:val="Compact"/>
            </w:pPr>
            <w:r>
              <w:t>Index date / time zero</w:t>
            </w:r>
          </w:p>
        </w:tc>
        <w:tc>
          <w:tcPr>
            <w:tcW w:w="2640" w:type="dxa"/>
          </w:tcPr>
          <w:p w14:paraId="7EB83D15" w14:textId="77777777" w:rsidR="00FD4489" w:rsidRDefault="00000000">
            <w:pPr>
              <w:pStyle w:val="Compact"/>
            </w:pPr>
            <w:r>
              <w:t>Time of trauma-related ambulance arrival at participating hospital</w:t>
            </w:r>
          </w:p>
        </w:tc>
        <w:tc>
          <w:tcPr>
            <w:tcW w:w="2640" w:type="dxa"/>
          </w:tcPr>
          <w:p w14:paraId="7D0C5A11" w14:textId="77777777" w:rsidR="00FD4489" w:rsidRDefault="00000000">
            <w:pPr>
              <w:pStyle w:val="Compact"/>
            </w:pPr>
            <w:r>
              <w:t xml:space="preserve">Locked in </w:t>
            </w:r>
            <w:r>
              <w:rPr>
                <w:rStyle w:val="VerbatimChar"/>
              </w:rPr>
              <w:t>identify_interval()</w:t>
            </w:r>
          </w:p>
        </w:tc>
      </w:tr>
      <w:tr w:rsidR="00FD4489" w14:paraId="4B43B7BC" w14:textId="77777777">
        <w:tc>
          <w:tcPr>
            <w:tcW w:w="2640" w:type="dxa"/>
          </w:tcPr>
          <w:p w14:paraId="31E19EA9" w14:textId="77777777" w:rsidR="00FD4489" w:rsidRDefault="00000000">
            <w:pPr>
              <w:pStyle w:val="Compact"/>
            </w:pPr>
            <w:r>
              <w:t>Treatment definition</w:t>
            </w:r>
          </w:p>
        </w:tc>
        <w:tc>
          <w:tcPr>
            <w:tcW w:w="2640" w:type="dxa"/>
          </w:tcPr>
          <w:p w14:paraId="379075F0" w14:textId="77777777" w:rsidR="00FD4489" w:rsidRDefault="00000000">
            <w:pPr>
              <w:pStyle w:val="Compact"/>
            </w:pPr>
            <w:r>
              <w:t>Rescue.Co EMS transport (A = 1) vs. other ambulance services (A = 0) at index</w:t>
            </w:r>
          </w:p>
        </w:tc>
        <w:tc>
          <w:tcPr>
            <w:tcW w:w="2640" w:type="dxa"/>
          </w:tcPr>
          <w:p w14:paraId="3C094909" w14:textId="77777777" w:rsidR="00FD4489" w:rsidRDefault="00000000">
            <w:pPr>
              <w:pStyle w:val="Compact"/>
            </w:pPr>
            <w:r>
              <w:t xml:space="preserve">Locked in </w:t>
            </w:r>
            <w:r>
              <w:rPr>
                <w:rStyle w:val="VerbatimChar"/>
              </w:rPr>
              <w:t>identify_treatment()</w:t>
            </w:r>
          </w:p>
        </w:tc>
      </w:tr>
      <w:tr w:rsidR="00FD4489" w14:paraId="620CACB6" w14:textId="77777777">
        <w:tc>
          <w:tcPr>
            <w:tcW w:w="2640" w:type="dxa"/>
          </w:tcPr>
          <w:p w14:paraId="7FEC7C7D" w14:textId="77777777" w:rsidR="00FD4489" w:rsidRDefault="00000000">
            <w:pPr>
              <w:pStyle w:val="Compact"/>
            </w:pPr>
            <w:r>
              <w:t>Reference group</w:t>
            </w:r>
          </w:p>
        </w:tc>
        <w:tc>
          <w:tcPr>
            <w:tcW w:w="2640" w:type="dxa"/>
          </w:tcPr>
          <w:p w14:paraId="2E70B568" w14:textId="77777777" w:rsidR="00FD4489" w:rsidRDefault="00000000">
            <w:pPr>
              <w:pStyle w:val="Compact"/>
            </w:pPr>
            <w:r>
              <w:t>Other ambulance services at the same hospitals during the same period</w:t>
            </w:r>
          </w:p>
        </w:tc>
        <w:tc>
          <w:tcPr>
            <w:tcW w:w="2640" w:type="dxa"/>
          </w:tcPr>
          <w:p w14:paraId="34EC2322" w14:textId="77777777" w:rsidR="00FD4489" w:rsidRDefault="00000000">
            <w:pPr>
              <w:pStyle w:val="Compact"/>
            </w:pPr>
            <w:r>
              <w:t>Locked</w:t>
            </w:r>
          </w:p>
        </w:tc>
      </w:tr>
      <w:tr w:rsidR="00FD4489" w14:paraId="52E4B10B" w14:textId="77777777">
        <w:tc>
          <w:tcPr>
            <w:tcW w:w="2640" w:type="dxa"/>
          </w:tcPr>
          <w:p w14:paraId="1B4AA866" w14:textId="77777777" w:rsidR="00FD4489" w:rsidRDefault="00000000">
            <w:pPr>
              <w:pStyle w:val="Compact"/>
            </w:pPr>
            <w:r>
              <w:t>Eligibility window</w:t>
            </w:r>
          </w:p>
        </w:tc>
        <w:tc>
          <w:tcPr>
            <w:tcW w:w="2640" w:type="dxa"/>
          </w:tcPr>
          <w:p w14:paraId="1A2B0236" w14:textId="77777777" w:rsidR="00FD4489" w:rsidRDefault="00000000">
            <w:pPr>
              <w:pStyle w:val="Compact"/>
            </w:pPr>
            <w:r>
              <w:t>2018 to 2024 trauma transports, direct-from-scene only</w:t>
            </w:r>
          </w:p>
        </w:tc>
        <w:tc>
          <w:tcPr>
            <w:tcW w:w="2640" w:type="dxa"/>
          </w:tcPr>
          <w:p w14:paraId="7F008B15" w14:textId="77777777" w:rsidR="00FD4489" w:rsidRDefault="00000000">
            <w:pPr>
              <w:pStyle w:val="Compact"/>
            </w:pPr>
            <w:r>
              <w:t>Locked</w:t>
            </w:r>
          </w:p>
        </w:tc>
      </w:tr>
      <w:tr w:rsidR="00FD4489" w14:paraId="07725526" w14:textId="77777777">
        <w:tc>
          <w:tcPr>
            <w:tcW w:w="2640" w:type="dxa"/>
          </w:tcPr>
          <w:p w14:paraId="2A68DC1F" w14:textId="77777777" w:rsidR="00FD4489" w:rsidRDefault="00000000">
            <w:pPr>
              <w:pStyle w:val="Compact"/>
            </w:pPr>
            <w:r>
              <w:t>Covariate window</w:t>
            </w:r>
          </w:p>
        </w:tc>
        <w:tc>
          <w:tcPr>
            <w:tcW w:w="2640" w:type="dxa"/>
          </w:tcPr>
          <w:p w14:paraId="13D16509" w14:textId="77777777" w:rsidR="00FD4489" w:rsidRDefault="00000000">
            <w:pPr>
              <w:pStyle w:val="Compact"/>
            </w:pPr>
            <w:r>
              <w:t>At or before index (no post-index covariates)</w:t>
            </w:r>
          </w:p>
        </w:tc>
        <w:tc>
          <w:tcPr>
            <w:tcW w:w="2640" w:type="dxa"/>
          </w:tcPr>
          <w:p w14:paraId="631DC097" w14:textId="77777777" w:rsidR="00FD4489" w:rsidRDefault="00000000">
            <w:pPr>
              <w:pStyle w:val="Compact"/>
            </w:pPr>
            <w:r>
              <w:t>Locked</w:t>
            </w:r>
          </w:p>
        </w:tc>
      </w:tr>
      <w:tr w:rsidR="00FD4489" w14:paraId="2D3CD146" w14:textId="77777777">
        <w:tc>
          <w:tcPr>
            <w:tcW w:w="2640" w:type="dxa"/>
          </w:tcPr>
          <w:p w14:paraId="483942AF" w14:textId="77777777" w:rsidR="00FD4489" w:rsidRDefault="00000000">
            <w:pPr>
              <w:pStyle w:val="Compact"/>
            </w:pPr>
            <w:r>
              <w:t>Outcome window</w:t>
            </w:r>
          </w:p>
        </w:tc>
        <w:tc>
          <w:tcPr>
            <w:tcW w:w="2640" w:type="dxa"/>
          </w:tcPr>
          <w:p w14:paraId="57C01009" w14:textId="77777777" w:rsidR="00FD4489" w:rsidRDefault="00000000">
            <w:pPr>
              <w:pStyle w:val="Compact"/>
            </w:pPr>
            <w:r>
              <w:t>6 months from index</w:t>
            </w:r>
          </w:p>
        </w:tc>
        <w:tc>
          <w:tcPr>
            <w:tcW w:w="2640" w:type="dxa"/>
          </w:tcPr>
          <w:p w14:paraId="7E3408A6" w14:textId="77777777" w:rsidR="00FD4489" w:rsidRDefault="00000000">
            <w:pPr>
              <w:pStyle w:val="Compact"/>
            </w:pPr>
            <w:r>
              <w:t>Locked</w:t>
            </w:r>
          </w:p>
        </w:tc>
      </w:tr>
      <w:tr w:rsidR="00FD4489" w14:paraId="0C62BD02" w14:textId="77777777">
        <w:tc>
          <w:tcPr>
            <w:tcW w:w="2640" w:type="dxa"/>
          </w:tcPr>
          <w:p w14:paraId="113545C5" w14:textId="77777777" w:rsidR="00FD4489" w:rsidRDefault="00000000">
            <w:pPr>
              <w:pStyle w:val="Compact"/>
            </w:pPr>
            <w:r>
              <w:t>Outcome definition</w:t>
            </w:r>
          </w:p>
        </w:tc>
        <w:tc>
          <w:tcPr>
            <w:tcW w:w="2640" w:type="dxa"/>
          </w:tcPr>
          <w:p w14:paraId="43C25A27" w14:textId="77777777" w:rsidR="00FD4489" w:rsidRDefault="00000000">
            <w:pPr>
              <w:pStyle w:val="Compact"/>
            </w:pPr>
            <w:r>
              <w:t>GOSE &gt; 4 at 6 months (good functional outcome)</w:t>
            </w:r>
          </w:p>
        </w:tc>
        <w:tc>
          <w:tcPr>
            <w:tcW w:w="2640" w:type="dxa"/>
          </w:tcPr>
          <w:p w14:paraId="12095DDE" w14:textId="77777777" w:rsidR="00FD4489" w:rsidRDefault="00000000">
            <w:pPr>
              <w:pStyle w:val="Compact"/>
            </w:pPr>
            <w:r>
              <w:t>Locked</w:t>
            </w:r>
          </w:p>
        </w:tc>
      </w:tr>
      <w:tr w:rsidR="00FD4489" w14:paraId="4019949A" w14:textId="77777777">
        <w:tc>
          <w:tcPr>
            <w:tcW w:w="2640" w:type="dxa"/>
          </w:tcPr>
          <w:p w14:paraId="42F9A169" w14:textId="77777777" w:rsidR="00FD4489" w:rsidRDefault="00000000">
            <w:pPr>
              <w:pStyle w:val="Compact"/>
            </w:pPr>
            <w:r>
              <w:t>Missingness / censoring definition</w:t>
            </w:r>
          </w:p>
        </w:tc>
        <w:tc>
          <w:tcPr>
            <w:tcW w:w="2640" w:type="dxa"/>
          </w:tcPr>
          <w:p w14:paraId="7DB20F02" w14:textId="77777777" w:rsidR="00FD4489" w:rsidRDefault="00000000">
            <w:pPr>
              <w:pStyle w:val="Compact"/>
            </w:pPr>
            <w:r>
              <w:t>Missing 6-month GOSE = missingness; primary complete-outcome with IPCW sensitivity</w:t>
            </w:r>
          </w:p>
        </w:tc>
        <w:tc>
          <w:tcPr>
            <w:tcW w:w="2640" w:type="dxa"/>
          </w:tcPr>
          <w:p w14:paraId="32F6C613" w14:textId="77777777" w:rsidR="00FD4489" w:rsidRDefault="00000000">
            <w:pPr>
              <w:pStyle w:val="Compact"/>
            </w:pPr>
            <w:r>
              <w:t>Locked</w:t>
            </w:r>
          </w:p>
        </w:tc>
      </w:tr>
      <w:tr w:rsidR="00FD4489" w14:paraId="59E4B230" w14:textId="77777777">
        <w:tc>
          <w:tcPr>
            <w:tcW w:w="2640" w:type="dxa"/>
          </w:tcPr>
          <w:p w14:paraId="3066BFA6" w14:textId="77777777" w:rsidR="00FD4489" w:rsidRDefault="00000000">
            <w:pPr>
              <w:pStyle w:val="Compact"/>
            </w:pPr>
            <w:r>
              <w:t>Treatment switching / discontinuation</w:t>
            </w:r>
          </w:p>
        </w:tc>
        <w:tc>
          <w:tcPr>
            <w:tcW w:w="2640" w:type="dxa"/>
          </w:tcPr>
          <w:p w14:paraId="70D305C3" w14:textId="77777777" w:rsidR="00FD4489" w:rsidRDefault="00000000">
            <w:pPr>
              <w:pStyle w:val="Compact"/>
            </w:pPr>
            <w:r>
              <w:t>Not applicable (point exposure at scene)</w:t>
            </w:r>
          </w:p>
        </w:tc>
        <w:tc>
          <w:tcPr>
            <w:tcW w:w="2640" w:type="dxa"/>
          </w:tcPr>
          <w:p w14:paraId="6A910E76" w14:textId="77777777" w:rsidR="00FD4489" w:rsidRDefault="00000000">
            <w:pPr>
              <w:pStyle w:val="Compact"/>
            </w:pPr>
            <w:r>
              <w:t>Locked</w:t>
            </w:r>
          </w:p>
        </w:tc>
      </w:tr>
      <w:tr w:rsidR="00FD4489" w14:paraId="644F6F68" w14:textId="77777777">
        <w:tc>
          <w:tcPr>
            <w:tcW w:w="2640" w:type="dxa"/>
          </w:tcPr>
          <w:p w14:paraId="3594B5CD" w14:textId="77777777" w:rsidR="00FD4489" w:rsidRDefault="00000000">
            <w:pPr>
              <w:pStyle w:val="Compact"/>
            </w:pPr>
            <w:r>
              <w:t>Administrative end of follow-up</w:t>
            </w:r>
          </w:p>
        </w:tc>
        <w:tc>
          <w:tcPr>
            <w:tcW w:w="2640" w:type="dxa"/>
          </w:tcPr>
          <w:p w14:paraId="250F5590" w14:textId="77777777" w:rsidR="00FD4489" w:rsidRDefault="00000000">
            <w:pPr>
              <w:pStyle w:val="Compact"/>
            </w:pPr>
            <w:r>
              <w:t>Fixed at 6 months; no admin censoring before that</w:t>
            </w:r>
          </w:p>
        </w:tc>
        <w:tc>
          <w:tcPr>
            <w:tcW w:w="2640" w:type="dxa"/>
          </w:tcPr>
          <w:p w14:paraId="585231DA" w14:textId="77777777" w:rsidR="00FD4489" w:rsidRDefault="00000000">
            <w:pPr>
              <w:pStyle w:val="Compact"/>
            </w:pPr>
            <w:r>
              <w:t>Locked</w:t>
            </w:r>
          </w:p>
        </w:tc>
      </w:tr>
      <w:tr w:rsidR="00FD4489" w14:paraId="3301AFB1" w14:textId="77777777">
        <w:tc>
          <w:tcPr>
            <w:tcW w:w="2640" w:type="dxa"/>
          </w:tcPr>
          <w:p w14:paraId="5671C23F" w14:textId="77777777" w:rsidR="00FD4489" w:rsidRDefault="00000000">
            <w:pPr>
              <w:pStyle w:val="Compact"/>
            </w:pPr>
            <w:r>
              <w:t>Excluded intercurrent events / transfer groups</w:t>
            </w:r>
          </w:p>
        </w:tc>
        <w:tc>
          <w:tcPr>
            <w:tcW w:w="2640" w:type="dxa"/>
          </w:tcPr>
          <w:p w14:paraId="6535C014" w14:textId="77777777" w:rsidR="00FD4489" w:rsidRDefault="00000000">
            <w:pPr>
              <w:pStyle w:val="Compact"/>
            </w:pPr>
            <w:r>
              <w:t xml:space="preserve">Inter-facility transfers excluded; recorded as </w:t>
            </w:r>
            <w:r>
              <w:rPr>
                <w:rStyle w:val="VerbatimChar"/>
              </w:rPr>
              <w:t>is_transfer</w:t>
            </w:r>
            <w:r>
              <w:t xml:space="preserve"> for sensitivity</w:t>
            </w:r>
          </w:p>
        </w:tc>
        <w:tc>
          <w:tcPr>
            <w:tcW w:w="2640" w:type="dxa"/>
          </w:tcPr>
          <w:p w14:paraId="5A16AD42" w14:textId="77777777" w:rsidR="00FD4489" w:rsidRDefault="00000000">
            <w:pPr>
              <w:pStyle w:val="Compact"/>
            </w:pPr>
            <w:r>
              <w:t>Locked</w:t>
            </w:r>
          </w:p>
        </w:tc>
      </w:tr>
    </w:tbl>
    <w:p w14:paraId="62BDF6A9" w14:textId="77777777" w:rsidR="00FD4489" w:rsidRDefault="00000000">
      <w:pPr>
        <w:pStyle w:val="BodyText"/>
      </w:pPr>
      <w:r>
        <w:rPr>
          <w:b/>
          <w:bCs/>
        </w:rPr>
        <w:t>Checkpoint dashboard.</w:t>
      </w:r>
      <w:r>
        <w:t xml:space="preserve"> The reviewer-facing dashboard summarises the evidence available at each checkpoint and whether the decision is software-enforced (driven by a </w:t>
      </w:r>
      <w:r>
        <w:lastRenderedPageBreak/>
        <w:t>prespecified threshold the package evaluates automatically) or rests on reviewer judgment.</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FD4489" w14:paraId="32BA4B06"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1320" w:type="dxa"/>
          </w:tcPr>
          <w:p w14:paraId="2CAC97AC" w14:textId="77777777" w:rsidR="00FD4489" w:rsidRDefault="00000000">
            <w:pPr>
              <w:pStyle w:val="Compact"/>
            </w:pPr>
            <w:r>
              <w:t>Stage</w:t>
            </w:r>
          </w:p>
        </w:tc>
        <w:tc>
          <w:tcPr>
            <w:tcW w:w="1320" w:type="dxa"/>
          </w:tcPr>
          <w:p w14:paraId="744378FF" w14:textId="77777777" w:rsidR="00FD4489" w:rsidRDefault="00000000">
            <w:pPr>
              <w:pStyle w:val="Compact"/>
            </w:pPr>
            <w:r>
              <w:t>Evidence used</w:t>
            </w:r>
          </w:p>
        </w:tc>
        <w:tc>
          <w:tcPr>
            <w:tcW w:w="1320" w:type="dxa"/>
          </w:tcPr>
          <w:p w14:paraId="5B85D4D5" w14:textId="77777777" w:rsidR="00FD4489" w:rsidRDefault="00000000">
            <w:pPr>
              <w:pStyle w:val="Compact"/>
            </w:pPr>
            <w:r>
              <w:t>Threshold</w:t>
            </w:r>
          </w:p>
        </w:tc>
        <w:tc>
          <w:tcPr>
            <w:tcW w:w="1320" w:type="dxa"/>
          </w:tcPr>
          <w:p w14:paraId="3842D582" w14:textId="77777777" w:rsidR="00FD4489" w:rsidRDefault="00000000">
            <w:pPr>
              <w:pStyle w:val="Compact"/>
            </w:pPr>
            <w:r>
              <w:t>Decision</w:t>
            </w:r>
          </w:p>
        </w:tc>
        <w:tc>
          <w:tcPr>
            <w:tcW w:w="1320" w:type="dxa"/>
          </w:tcPr>
          <w:p w14:paraId="7705A5CE" w14:textId="77777777" w:rsidR="00FD4489" w:rsidRDefault="00000000">
            <w:pPr>
              <w:pStyle w:val="Compact"/>
            </w:pPr>
            <w:r>
              <w:t>Reviewer interpretation</w:t>
            </w:r>
          </w:p>
        </w:tc>
        <w:tc>
          <w:tcPr>
            <w:tcW w:w="1320" w:type="dxa"/>
          </w:tcPr>
          <w:p w14:paraId="2EB6B7EA" w14:textId="77777777" w:rsidR="00FD4489" w:rsidRDefault="00000000">
            <w:pPr>
              <w:pStyle w:val="Compact"/>
            </w:pPr>
            <w:r>
              <w:t>Software-enforced vs reviewer-judgment</w:t>
            </w:r>
          </w:p>
        </w:tc>
      </w:tr>
      <w:tr w:rsidR="00FD4489" w14:paraId="2C8316A1" w14:textId="77777777">
        <w:tc>
          <w:tcPr>
            <w:tcW w:w="1320" w:type="dxa"/>
          </w:tcPr>
          <w:p w14:paraId="2FDCF5CE" w14:textId="77777777" w:rsidR="00FD4489" w:rsidRDefault="00000000">
            <w:pPr>
              <w:pStyle w:val="Compact"/>
            </w:pPr>
            <w:r>
              <w:t>Stage 0 protocol/setup</w:t>
            </w:r>
          </w:p>
        </w:tc>
        <w:tc>
          <w:tcPr>
            <w:tcW w:w="1320" w:type="dxa"/>
          </w:tcPr>
          <w:p w14:paraId="4ACEA465" w14:textId="77777777" w:rsidR="00FD4489" w:rsidRDefault="00000000">
            <w:pPr>
              <w:pStyle w:val="Compact"/>
            </w:pPr>
            <w:r>
              <w:t>Target-trial timing table, SAP, lock fingerprint</w:t>
            </w:r>
          </w:p>
        </w:tc>
        <w:tc>
          <w:tcPr>
            <w:tcW w:w="1320" w:type="dxa"/>
          </w:tcPr>
          <w:p w14:paraId="7485983F" w14:textId="77777777" w:rsidR="00FD4489" w:rsidRDefault="00000000">
            <w:pPr>
              <w:pStyle w:val="Compact"/>
            </w:pPr>
            <w:r>
              <w:t>All design elements specified before data access</w:t>
            </w:r>
          </w:p>
        </w:tc>
        <w:tc>
          <w:tcPr>
            <w:tcW w:w="1320" w:type="dxa"/>
          </w:tcPr>
          <w:p w14:paraId="442E95C2" w14:textId="77777777" w:rsidR="00FD4489" w:rsidRDefault="00000000">
            <w:pPr>
              <w:pStyle w:val="Compact"/>
            </w:pPr>
            <w:r>
              <w:t>GO</w:t>
            </w:r>
          </w:p>
        </w:tc>
        <w:tc>
          <w:tcPr>
            <w:tcW w:w="1320" w:type="dxa"/>
          </w:tcPr>
          <w:p w14:paraId="4A340A78" w14:textId="77777777" w:rsidR="00FD4489" w:rsidRDefault="00000000">
            <w:pPr>
              <w:pStyle w:val="Compact"/>
            </w:pPr>
            <w:r>
              <w:t>Cohort and estimand definitions complete</w:t>
            </w:r>
          </w:p>
        </w:tc>
        <w:tc>
          <w:tcPr>
            <w:tcW w:w="1320" w:type="dxa"/>
          </w:tcPr>
          <w:p w14:paraId="49827303" w14:textId="77777777" w:rsidR="00FD4489" w:rsidRDefault="00000000">
            <w:pPr>
              <w:pStyle w:val="Compact"/>
            </w:pPr>
            <w:r>
              <w:t>Reviewer-judgment</w:t>
            </w:r>
          </w:p>
        </w:tc>
      </w:tr>
      <w:tr w:rsidR="00FD4489" w14:paraId="170B933D" w14:textId="77777777">
        <w:tc>
          <w:tcPr>
            <w:tcW w:w="1320" w:type="dxa"/>
          </w:tcPr>
          <w:p w14:paraId="3C07DE7A" w14:textId="77777777" w:rsidR="00FD4489" w:rsidRDefault="00000000">
            <w:pPr>
              <w:pStyle w:val="Compact"/>
            </w:pPr>
            <w:r>
              <w:t>Stage 1b cohort adequacy and event counts</w:t>
            </w:r>
          </w:p>
        </w:tc>
        <w:tc>
          <w:tcPr>
            <w:tcW w:w="1320" w:type="dxa"/>
          </w:tcPr>
          <w:p w14:paraId="14EECCCF" w14:textId="77777777" w:rsidR="00FD4489" w:rsidRDefault="00000000">
            <w:pPr>
              <w:pStyle w:val="Compact"/>
            </w:pPr>
            <w:r>
              <w:rPr>
                <w:rStyle w:val="VerbatimChar"/>
              </w:rPr>
              <w:t>checkpoint_cohort_adequacy()</w:t>
            </w:r>
            <w:r>
              <w:t xml:space="preserve"> output, attrition table</w:t>
            </w:r>
          </w:p>
        </w:tc>
        <w:tc>
          <w:tcPr>
            <w:tcW w:w="1320" w:type="dxa"/>
          </w:tcPr>
          <w:p w14:paraId="2833D68D" w14:textId="77777777" w:rsidR="00FD4489" w:rsidRDefault="00000000">
            <w:pPr>
              <w:pStyle w:val="Compact"/>
            </w:pPr>
            <w:r>
              <w:rPr>
                <w:rStyle w:val="VerbatimChar"/>
              </w:rPr>
              <w:t>min_n_per_arm</w:t>
            </w:r>
            <w:r>
              <w:t xml:space="preserve"> = 200, </w:t>
            </w:r>
            <w:r>
              <w:rPr>
                <w:rStyle w:val="VerbatimChar"/>
              </w:rPr>
              <w:t>min_events</w:t>
            </w:r>
            <w:r>
              <w:t xml:space="preserve"> = 50</w:t>
            </w:r>
          </w:p>
        </w:tc>
        <w:tc>
          <w:tcPr>
            <w:tcW w:w="1320" w:type="dxa"/>
          </w:tcPr>
          <w:p w14:paraId="67BA9F49" w14:textId="77777777" w:rsidR="00FD4489" w:rsidRDefault="00000000">
            <w:pPr>
              <w:pStyle w:val="Compact"/>
            </w:pPr>
            <w:r>
              <w:t>GO</w:t>
            </w:r>
          </w:p>
        </w:tc>
        <w:tc>
          <w:tcPr>
            <w:tcW w:w="1320" w:type="dxa"/>
          </w:tcPr>
          <w:p w14:paraId="7D7D98F8" w14:textId="77777777" w:rsidR="00FD4489" w:rsidRDefault="00000000">
            <w:pPr>
              <w:pStyle w:val="Compact"/>
            </w:pPr>
            <w:r>
              <w:t>Adequate cohort for the prespecified estimand</w:t>
            </w:r>
          </w:p>
        </w:tc>
        <w:tc>
          <w:tcPr>
            <w:tcW w:w="1320" w:type="dxa"/>
          </w:tcPr>
          <w:p w14:paraId="5662600C" w14:textId="77777777" w:rsidR="00FD4489" w:rsidRDefault="00000000">
            <w:pPr>
              <w:pStyle w:val="Compact"/>
            </w:pPr>
            <w:r>
              <w:t>Software-enforced</w:t>
            </w:r>
          </w:p>
        </w:tc>
      </w:tr>
      <w:tr w:rsidR="00FD4489" w14:paraId="461A9075" w14:textId="77777777">
        <w:tc>
          <w:tcPr>
            <w:tcW w:w="1320" w:type="dxa"/>
          </w:tcPr>
          <w:p w14:paraId="321C4DB3" w14:textId="77777777" w:rsidR="00FD4489" w:rsidRDefault="00000000">
            <w:pPr>
              <w:pStyle w:val="Compact"/>
            </w:pPr>
            <w:r>
              <w:t>Stage 2a overlap, balance, ESS, weight stability</w:t>
            </w:r>
          </w:p>
        </w:tc>
        <w:tc>
          <w:tcPr>
            <w:tcW w:w="1320" w:type="dxa"/>
          </w:tcPr>
          <w:p w14:paraId="02DD8AE5" w14:textId="77777777" w:rsidR="00FD4489" w:rsidRDefault="00000000">
            <w:pPr>
              <w:pStyle w:val="Compact"/>
            </w:pPr>
            <w:r>
              <w:rPr>
                <w:rStyle w:val="VerbatimChar"/>
              </w:rPr>
              <w:t>compute_ps_diagnostics()</w:t>
            </w:r>
            <w:r>
              <w:t xml:space="preserve">, </w:t>
            </w:r>
            <w:r>
              <w:rPr>
                <w:rStyle w:val="VerbatimChar"/>
              </w:rPr>
              <w:t>love_plot_threeway()</w:t>
            </w:r>
            <w:r>
              <w:t xml:space="preserve">, </w:t>
            </w:r>
            <w:r>
              <w:rPr>
                <w:rStyle w:val="VerbatimChar"/>
              </w:rPr>
              <w:t>clean_weight_diagnostics()</w:t>
            </w:r>
          </w:p>
        </w:tc>
        <w:tc>
          <w:tcPr>
            <w:tcW w:w="1320" w:type="dxa"/>
          </w:tcPr>
          <w:p w14:paraId="082635E2" w14:textId="77777777" w:rsidR="00FD4489" w:rsidRDefault="00000000">
            <w:pPr>
              <w:pStyle w:val="Compact"/>
            </w:pPr>
            <w:r>
              <w:t>PS in [0.01, 0.99]; max-SMD &lt;= 0.10 after weighting; max weight &lt;= 10</w:t>
            </w:r>
          </w:p>
        </w:tc>
        <w:tc>
          <w:tcPr>
            <w:tcW w:w="1320" w:type="dxa"/>
          </w:tcPr>
          <w:p w14:paraId="3CEDC58B" w14:textId="77777777" w:rsidR="00FD4489" w:rsidRDefault="00000000">
            <w:pPr>
              <w:pStyle w:val="Compact"/>
            </w:pPr>
            <w:r>
              <w:t>GO</w:t>
            </w:r>
          </w:p>
        </w:tc>
        <w:tc>
          <w:tcPr>
            <w:tcW w:w="1320" w:type="dxa"/>
          </w:tcPr>
          <w:p w14:paraId="08C036F0" w14:textId="77777777" w:rsidR="00FD4489" w:rsidRDefault="00000000">
            <w:pPr>
              <w:pStyle w:val="Compact"/>
            </w:pPr>
            <w:r>
              <w:t>Positivity and balance acceptable for full-cohort target</w:t>
            </w:r>
          </w:p>
        </w:tc>
        <w:tc>
          <w:tcPr>
            <w:tcW w:w="1320" w:type="dxa"/>
          </w:tcPr>
          <w:p w14:paraId="51084A63" w14:textId="77777777" w:rsidR="00FD4489" w:rsidRDefault="00000000">
            <w:pPr>
              <w:pStyle w:val="Compact"/>
            </w:pPr>
            <w:r>
              <w:t>Software-enforced</w:t>
            </w:r>
          </w:p>
        </w:tc>
      </w:tr>
      <w:tr w:rsidR="00FD4489" w14:paraId="6B028CB0" w14:textId="77777777">
        <w:tc>
          <w:tcPr>
            <w:tcW w:w="1320" w:type="dxa"/>
          </w:tcPr>
          <w:p w14:paraId="04249FD7" w14:textId="77777777" w:rsidR="00FD4489" w:rsidRDefault="00000000">
            <w:pPr>
              <w:pStyle w:val="Compact"/>
            </w:pPr>
            <w:r>
              <w:t>Stage 2b baseline plasmode</w:t>
            </w:r>
          </w:p>
        </w:tc>
        <w:tc>
          <w:tcPr>
            <w:tcW w:w="1320" w:type="dxa"/>
          </w:tcPr>
          <w:p w14:paraId="0C14AB96" w14:textId="77777777" w:rsidR="00FD4489" w:rsidRDefault="00000000">
            <w:pPr>
              <w:pStyle w:val="Compact"/>
            </w:pPr>
            <w:r>
              <w:rPr>
                <w:rStyle w:val="VerbatimChar"/>
              </w:rPr>
              <w:t>run_plasmode_feasibility()</w:t>
            </w:r>
            <w:r>
              <w:t xml:space="preserve"> bias 0.001, coverage 0.94</w:t>
            </w:r>
          </w:p>
        </w:tc>
        <w:tc>
          <w:tcPr>
            <w:tcW w:w="1320" w:type="dxa"/>
          </w:tcPr>
          <w:p w14:paraId="100760FA" w14:textId="77777777" w:rsidR="00FD4489" w:rsidRDefault="00000000">
            <w:pPr>
              <w:pStyle w:val="Compact"/>
            </w:pPr>
            <w:r>
              <w:t>bias &lt;= 0.01, coverage &gt;= 0.90, SE/SD in (0.8, 1.2)</w:t>
            </w:r>
          </w:p>
        </w:tc>
        <w:tc>
          <w:tcPr>
            <w:tcW w:w="1320" w:type="dxa"/>
          </w:tcPr>
          <w:p w14:paraId="0620153D" w14:textId="77777777" w:rsidR="00FD4489" w:rsidRDefault="00000000">
            <w:pPr>
              <w:pStyle w:val="Compact"/>
            </w:pPr>
            <w:r>
              <w:t>GO</w:t>
            </w:r>
          </w:p>
        </w:tc>
        <w:tc>
          <w:tcPr>
            <w:tcW w:w="1320" w:type="dxa"/>
          </w:tcPr>
          <w:p w14:paraId="17DB8467" w14:textId="77777777" w:rsidR="00FD4489" w:rsidRDefault="00000000">
            <w:pPr>
              <w:pStyle w:val="Compact"/>
            </w:pPr>
            <w:r>
              <w:t>Candidate operates within prespecified envelope</w:t>
            </w:r>
          </w:p>
        </w:tc>
        <w:tc>
          <w:tcPr>
            <w:tcW w:w="1320" w:type="dxa"/>
          </w:tcPr>
          <w:p w14:paraId="5B732295" w14:textId="77777777" w:rsidR="00FD4489" w:rsidRDefault="00000000">
            <w:pPr>
              <w:pStyle w:val="Compact"/>
            </w:pPr>
            <w:r>
              <w:t>Software-enforced</w:t>
            </w:r>
          </w:p>
        </w:tc>
      </w:tr>
      <w:tr w:rsidR="00FD4489" w14:paraId="5E5CADD0" w14:textId="77777777">
        <w:tc>
          <w:tcPr>
            <w:tcW w:w="1320" w:type="dxa"/>
          </w:tcPr>
          <w:p w14:paraId="5BDC1E9E" w14:textId="77777777" w:rsidR="00FD4489" w:rsidRDefault="00000000">
            <w:pPr>
              <w:pStyle w:val="Compact"/>
            </w:pPr>
            <w:r>
              <w:t>Stage 2c DQ stress test</w:t>
            </w:r>
          </w:p>
        </w:tc>
        <w:tc>
          <w:tcPr>
            <w:tcW w:w="1320" w:type="dxa"/>
          </w:tcPr>
          <w:p w14:paraId="268F75C8" w14:textId="77777777" w:rsidR="00FD4489" w:rsidRDefault="00000000">
            <w:pPr>
              <w:pStyle w:val="Compact"/>
            </w:pPr>
            <w:r>
              <w:rPr>
                <w:rStyle w:val="VerbatimChar"/>
              </w:rPr>
              <w:t>run_plasmode_dq_stress()</w:t>
            </w:r>
            <w:r>
              <w:t xml:space="preserve"> minimax rule</w:t>
            </w:r>
          </w:p>
        </w:tc>
        <w:tc>
          <w:tcPr>
            <w:tcW w:w="1320" w:type="dxa"/>
          </w:tcPr>
          <w:p w14:paraId="68A64016" w14:textId="77777777" w:rsidR="00FD4489" w:rsidRDefault="00000000">
            <w:pPr>
              <w:pStyle w:val="Compact"/>
            </w:pPr>
            <w:r>
              <w:t>Each scenario within thresholds across severities</w:t>
            </w:r>
          </w:p>
        </w:tc>
        <w:tc>
          <w:tcPr>
            <w:tcW w:w="1320" w:type="dxa"/>
          </w:tcPr>
          <w:p w14:paraId="4CF5824E" w14:textId="77777777" w:rsidR="00FD4489" w:rsidRDefault="00000000">
            <w:pPr>
              <w:pStyle w:val="Compact"/>
            </w:pPr>
            <w:r>
              <w:rPr>
                <w:b/>
                <w:bCs/>
              </w:rPr>
              <w:t>FLAG</w:t>
            </w:r>
            <w:r>
              <w:t xml:space="preserve"> unless the </w:t>
            </w:r>
            <m:oMath>
              <m:sSub>
                <m:sSubPr>
                  <m:ctrlPr>
                    <w:rPr>
                      <w:rFonts w:ascii="Cambria Math" w:hAnsi="Cambria Math"/>
                    </w:rPr>
                  </m:ctrlPr>
                </m:sSubPr>
                <m:e>
                  <m:r>
                    <w:rPr>
                      <w:rFonts w:ascii="Cambria Math" w:hAnsi="Cambria Math"/>
                    </w:rPr>
                    <m:t>n</m:t>
                  </m:r>
                </m:e>
                <m:sub>
                  <m:r>
                    <m:rPr>
                      <m:nor/>
                    </m:rPr>
                    <m:t>reps</m:t>
                  </m:r>
                </m:sub>
              </m:sSub>
              <m:r>
                <m:rPr>
                  <m:sty m:val="p"/>
                </m:rPr>
                <w:rPr>
                  <w:rFonts w:ascii="Cambria Math" w:hAnsi="Cambria Math"/>
                </w:rPr>
                <m:t>=</m:t>
              </m:r>
              <m:r>
                <w:rPr>
                  <w:rFonts w:ascii="Cambria Math" w:hAnsi="Cambria Math"/>
                </w:rPr>
                <m:t>200</m:t>
              </m:r>
            </m:oMath>
            <w:r>
              <w:t xml:space="preserve"> DQ run is used (bundled </w:t>
            </w:r>
            <m:oMath>
              <m:sSub>
                <m:sSubPr>
                  <m:ctrlPr>
                    <w:rPr>
                      <w:rFonts w:ascii="Cambria Math" w:hAnsi="Cambria Math"/>
                    </w:rPr>
                  </m:ctrlPr>
                </m:sSubPr>
                <m:e>
                  <m:r>
                    <w:rPr>
                      <w:rFonts w:ascii="Cambria Math" w:hAnsi="Cambria Math"/>
                    </w:rPr>
                    <m:t>n</m:t>
                  </m:r>
                </m:e>
                <m:sub>
                  <m:r>
                    <m:rPr>
                      <m:nor/>
                    </m:rPr>
                    <m:t>reps</m:t>
                  </m:r>
                </m:sub>
              </m:sSub>
              <m:r>
                <m:rPr>
                  <m:sty m:val="p"/>
                </m:rPr>
                <w:rPr>
                  <w:rFonts w:ascii="Cambria Math" w:hAnsi="Cambria Math"/>
                </w:rPr>
                <m:t>=</m:t>
              </m:r>
              <m:r>
                <w:rPr>
                  <w:rFonts w:ascii="Cambria Math" w:hAnsi="Cambria Math"/>
                </w:rPr>
                <m:t>3</m:t>
              </m:r>
            </m:oMath>
            <w:r>
              <w:t xml:space="preserve"> is a workflow-demo only); GO for workflow execution</w:t>
            </w:r>
          </w:p>
        </w:tc>
        <w:tc>
          <w:tcPr>
            <w:tcW w:w="1320" w:type="dxa"/>
          </w:tcPr>
          <w:p w14:paraId="0194BCE9" w14:textId="77777777" w:rsidR="00FD4489" w:rsidRDefault="00000000">
            <w:pPr>
              <w:pStyle w:val="Compact"/>
            </w:pPr>
            <w:r>
              <w:t xml:space="preserve">Selected candidate is stable across prespecified threats </w:t>
            </w:r>
            <w:r>
              <w:rPr>
                <w:i/>
                <w:iCs/>
              </w:rPr>
              <w:t>as evaluated</w:t>
            </w:r>
            <w:r>
              <w:t>; inferential interpretation requires the higher-replicate run</w:t>
            </w:r>
          </w:p>
        </w:tc>
        <w:tc>
          <w:tcPr>
            <w:tcW w:w="1320" w:type="dxa"/>
          </w:tcPr>
          <w:p w14:paraId="421FF090" w14:textId="77777777" w:rsidR="00FD4489" w:rsidRDefault="00000000">
            <w:pPr>
              <w:pStyle w:val="Compact"/>
            </w:pPr>
            <w:r>
              <w:t>Software-enforced</w:t>
            </w:r>
          </w:p>
        </w:tc>
      </w:tr>
      <w:tr w:rsidR="00FD4489" w14:paraId="560A342A" w14:textId="77777777">
        <w:tc>
          <w:tcPr>
            <w:tcW w:w="1320" w:type="dxa"/>
          </w:tcPr>
          <w:p w14:paraId="2484E047" w14:textId="77777777" w:rsidR="00FD4489" w:rsidRDefault="00000000">
            <w:pPr>
              <w:pStyle w:val="Compact"/>
            </w:pPr>
            <w:r>
              <w:lastRenderedPageBreak/>
              <w:t>Stage 3 negative controls</w:t>
            </w:r>
          </w:p>
        </w:tc>
        <w:tc>
          <w:tcPr>
            <w:tcW w:w="1320" w:type="dxa"/>
          </w:tcPr>
          <w:p w14:paraId="189CC3DC" w14:textId="77777777" w:rsidR="00FD4489" w:rsidRDefault="00000000">
            <w:pPr>
              <w:pStyle w:val="Compact"/>
            </w:pPr>
            <w:r>
              <w:rPr>
                <w:rStyle w:val="VerbatimChar"/>
              </w:rPr>
              <w:t>run_residual_confounding_stage()</w:t>
            </w:r>
            <w:r>
              <w:t xml:space="preserve"> (2 of 5 NCs survived NZV; both pass)</w:t>
            </w:r>
          </w:p>
        </w:tc>
        <w:tc>
          <w:tcPr>
            <w:tcW w:w="1320" w:type="dxa"/>
          </w:tcPr>
          <w:p w14:paraId="51128E03" w14:textId="77777777" w:rsidR="00FD4489" w:rsidRDefault="00000000">
            <w:pPr>
              <w:pStyle w:val="Compact"/>
            </w:pPr>
            <w:r>
              <w:t xml:space="preserve">All analysed NCs pass at </w:t>
            </w:r>
            <m:oMath>
              <m:r>
                <w:rPr>
                  <w:rFonts w:ascii="Cambria Math" w:hAnsi="Cambria Math"/>
                </w:rPr>
                <m:t>α</m:t>
              </m:r>
            </m:oMath>
            <w:r>
              <w:t xml:space="preserve"> = 0.05</w:t>
            </w:r>
          </w:p>
        </w:tc>
        <w:tc>
          <w:tcPr>
            <w:tcW w:w="1320" w:type="dxa"/>
          </w:tcPr>
          <w:p w14:paraId="4FDEE0AE" w14:textId="77777777" w:rsidR="00FD4489" w:rsidRDefault="00000000">
            <w:pPr>
              <w:pStyle w:val="Compact"/>
            </w:pPr>
            <w:r>
              <w:t>GO with FLAG</w:t>
            </w:r>
          </w:p>
        </w:tc>
        <w:tc>
          <w:tcPr>
            <w:tcW w:w="1320" w:type="dxa"/>
          </w:tcPr>
          <w:p w14:paraId="345E5A03" w14:textId="77777777" w:rsidR="00FD4489" w:rsidRDefault="00000000">
            <w:pPr>
              <w:pStyle w:val="Compact"/>
            </w:pPr>
            <w:r>
              <w:t>Narrower NC panel than SAP; residual-confounding probe partial</w:t>
            </w:r>
          </w:p>
        </w:tc>
        <w:tc>
          <w:tcPr>
            <w:tcW w:w="1320" w:type="dxa"/>
          </w:tcPr>
          <w:p w14:paraId="22B00706" w14:textId="77777777" w:rsidR="00FD4489" w:rsidRDefault="00000000">
            <w:pPr>
              <w:pStyle w:val="Compact"/>
            </w:pPr>
            <w:r>
              <w:t>Reviewer-judgment</w:t>
            </w:r>
          </w:p>
        </w:tc>
      </w:tr>
      <w:tr w:rsidR="00FD4489" w14:paraId="77C4BA23" w14:textId="77777777">
        <w:tc>
          <w:tcPr>
            <w:tcW w:w="1320" w:type="dxa"/>
          </w:tcPr>
          <w:p w14:paraId="608017EE" w14:textId="77777777" w:rsidR="00FD4489" w:rsidRDefault="00000000">
            <w:pPr>
              <w:pStyle w:val="Compact"/>
            </w:pPr>
            <w:r>
              <w:t>Gate authorisation</w:t>
            </w:r>
          </w:p>
        </w:tc>
        <w:tc>
          <w:tcPr>
            <w:tcW w:w="1320" w:type="dxa"/>
          </w:tcPr>
          <w:p w14:paraId="2D22FC26" w14:textId="77777777" w:rsidR="00FD4489" w:rsidRDefault="00000000">
            <w:pPr>
              <w:pStyle w:val="Compact"/>
            </w:pPr>
            <w:r>
              <w:rPr>
                <w:rStyle w:val="VerbatimChar"/>
              </w:rPr>
              <w:t>authorize_outcome_analysis()</w:t>
            </w:r>
            <w:r>
              <w:t xml:space="preserve"> returns GO</w:t>
            </w:r>
          </w:p>
        </w:tc>
        <w:tc>
          <w:tcPr>
            <w:tcW w:w="1320" w:type="dxa"/>
          </w:tcPr>
          <w:p w14:paraId="32300CDB" w14:textId="77777777" w:rsidR="00FD4489" w:rsidRDefault="00000000">
            <w:pPr>
              <w:pStyle w:val="Compact"/>
            </w:pPr>
            <w:r>
              <w:t>All preceding checkpoints GO or documented FLAG</w:t>
            </w:r>
          </w:p>
        </w:tc>
        <w:tc>
          <w:tcPr>
            <w:tcW w:w="1320" w:type="dxa"/>
          </w:tcPr>
          <w:p w14:paraId="7869F93C" w14:textId="77777777" w:rsidR="00FD4489" w:rsidRDefault="00000000">
            <w:pPr>
              <w:pStyle w:val="Compact"/>
            </w:pPr>
            <w:r>
              <w:t>GO</w:t>
            </w:r>
          </w:p>
        </w:tc>
        <w:tc>
          <w:tcPr>
            <w:tcW w:w="1320" w:type="dxa"/>
          </w:tcPr>
          <w:p w14:paraId="148B5E2C" w14:textId="77777777" w:rsidR="00FD4489" w:rsidRDefault="00000000">
            <w:pPr>
              <w:pStyle w:val="Compact"/>
            </w:pPr>
            <w:r>
              <w:t>Proceed to locked primary analysis</w:t>
            </w:r>
          </w:p>
        </w:tc>
        <w:tc>
          <w:tcPr>
            <w:tcW w:w="1320" w:type="dxa"/>
          </w:tcPr>
          <w:p w14:paraId="41A87CB3" w14:textId="77777777" w:rsidR="00FD4489" w:rsidRDefault="00000000">
            <w:pPr>
              <w:pStyle w:val="Compact"/>
            </w:pPr>
            <w:r>
              <w:t>Software-enforced</w:t>
            </w:r>
          </w:p>
        </w:tc>
      </w:tr>
    </w:tbl>
    <w:p w14:paraId="5125CC1F" w14:textId="77777777" w:rsidR="00FD4489" w:rsidRDefault="00000000">
      <w:pPr>
        <w:pStyle w:val="BodyText"/>
      </w:pPr>
      <w:r>
        <w:rPr>
          <w:b/>
          <w:bCs/>
        </w:rPr>
        <w:t>Decision-log example (illustrative).</w:t>
      </w:r>
      <w:r>
        <w:t xml:space="preserve"> The following rows are illustrative entries in the format produced by </w:t>
      </w:r>
      <w:r>
        <w:rPr>
          <w:rStyle w:val="VerbatimChar"/>
        </w:rPr>
        <w:t>export_decision_log()</w:t>
      </w:r>
      <w:r>
        <w:t>. They are not the literal log; they show the structure a reviewer would read for each prespecified or deviation entry.</w:t>
      </w:r>
    </w:p>
    <w:tbl>
      <w:tblPr>
        <w:tblStyle w:val="Table"/>
        <w:tblW w:w="5000" w:type="pct"/>
        <w:tblLayout w:type="fixed"/>
        <w:tblLook w:val="0020" w:firstRow="1" w:lastRow="0" w:firstColumn="0" w:lastColumn="0" w:noHBand="0" w:noVBand="0"/>
      </w:tblPr>
      <w:tblGrid>
        <w:gridCol w:w="957"/>
        <w:gridCol w:w="957"/>
        <w:gridCol w:w="957"/>
        <w:gridCol w:w="957"/>
        <w:gridCol w:w="958"/>
        <w:gridCol w:w="958"/>
        <w:gridCol w:w="958"/>
        <w:gridCol w:w="958"/>
        <w:gridCol w:w="958"/>
        <w:gridCol w:w="958"/>
      </w:tblGrid>
      <w:tr w:rsidR="00FD4489" w14:paraId="0099CB05"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792" w:type="dxa"/>
          </w:tcPr>
          <w:p w14:paraId="3214A165" w14:textId="77777777" w:rsidR="00FD4489" w:rsidRDefault="00000000">
            <w:pPr>
              <w:pStyle w:val="Compact"/>
            </w:pPr>
            <w:r>
              <w:t>timestamp</w:t>
            </w:r>
          </w:p>
        </w:tc>
        <w:tc>
          <w:tcPr>
            <w:tcW w:w="792" w:type="dxa"/>
          </w:tcPr>
          <w:p w14:paraId="5C807B41" w14:textId="77777777" w:rsidR="00FD4489" w:rsidRDefault="00000000">
            <w:pPr>
              <w:pStyle w:val="Compact"/>
            </w:pPr>
            <w:r>
              <w:t>stage</w:t>
            </w:r>
          </w:p>
        </w:tc>
        <w:tc>
          <w:tcPr>
            <w:tcW w:w="792" w:type="dxa"/>
          </w:tcPr>
          <w:p w14:paraId="4805451A" w14:textId="77777777" w:rsidR="00FD4489" w:rsidRDefault="00000000">
            <w:pPr>
              <w:pStyle w:val="Compact"/>
            </w:pPr>
            <w:r>
              <w:t>diagnostic or issue</w:t>
            </w:r>
          </w:p>
        </w:tc>
        <w:tc>
          <w:tcPr>
            <w:tcW w:w="792" w:type="dxa"/>
          </w:tcPr>
          <w:p w14:paraId="0D38E425" w14:textId="77777777" w:rsidR="00FD4489" w:rsidRDefault="00000000">
            <w:pPr>
              <w:pStyle w:val="Compact"/>
            </w:pPr>
            <w:r>
              <w:t>prespecified criterion</w:t>
            </w:r>
          </w:p>
        </w:tc>
        <w:tc>
          <w:tcPr>
            <w:tcW w:w="792" w:type="dxa"/>
          </w:tcPr>
          <w:p w14:paraId="5A950FEB" w14:textId="77777777" w:rsidR="00FD4489" w:rsidRDefault="00000000">
            <w:pPr>
              <w:pStyle w:val="Compact"/>
            </w:pPr>
            <w:r>
              <w:t>decision</w:t>
            </w:r>
          </w:p>
        </w:tc>
        <w:tc>
          <w:tcPr>
            <w:tcW w:w="792" w:type="dxa"/>
          </w:tcPr>
          <w:p w14:paraId="23909838" w14:textId="77777777" w:rsidR="00FD4489" w:rsidRDefault="00000000">
            <w:pPr>
              <w:pStyle w:val="Compact"/>
            </w:pPr>
            <w:r>
              <w:t>rationale</w:t>
            </w:r>
          </w:p>
        </w:tc>
        <w:tc>
          <w:tcPr>
            <w:tcW w:w="792" w:type="dxa"/>
          </w:tcPr>
          <w:p w14:paraId="7D2C5AC1" w14:textId="77777777" w:rsidR="00FD4489" w:rsidRDefault="00000000">
            <w:pPr>
              <w:pStyle w:val="Compact"/>
            </w:pPr>
            <w:r>
              <w:t>reviewer role</w:t>
            </w:r>
          </w:p>
        </w:tc>
        <w:tc>
          <w:tcPr>
            <w:tcW w:w="792" w:type="dxa"/>
          </w:tcPr>
          <w:p w14:paraId="29A2AA15" w14:textId="77777777" w:rsidR="00FD4489" w:rsidRDefault="00000000">
            <w:pPr>
              <w:pStyle w:val="Compact"/>
            </w:pPr>
            <w:r>
              <w:t>effect estimate visible?</w:t>
            </w:r>
          </w:p>
        </w:tc>
        <w:tc>
          <w:tcPr>
            <w:tcW w:w="792" w:type="dxa"/>
          </w:tcPr>
          <w:p w14:paraId="6063A6CB" w14:textId="77777777" w:rsidR="00FD4489" w:rsidRDefault="00000000">
            <w:pPr>
              <w:pStyle w:val="Compact"/>
            </w:pPr>
            <w:r>
              <w:t>action taken</w:t>
            </w:r>
          </w:p>
        </w:tc>
        <w:tc>
          <w:tcPr>
            <w:tcW w:w="792" w:type="dxa"/>
          </w:tcPr>
          <w:p w14:paraId="6A02984E" w14:textId="77777777" w:rsidR="00FD4489" w:rsidRDefault="00000000">
            <w:pPr>
              <w:pStyle w:val="Compact"/>
            </w:pPr>
            <w:r>
              <w:t>override?</w:t>
            </w:r>
          </w:p>
        </w:tc>
      </w:tr>
      <w:tr w:rsidR="00FD4489" w14:paraId="589159F2" w14:textId="77777777">
        <w:tc>
          <w:tcPr>
            <w:tcW w:w="792" w:type="dxa"/>
          </w:tcPr>
          <w:p w14:paraId="270E3AC3" w14:textId="77777777" w:rsidR="00FD4489" w:rsidRDefault="00000000">
            <w:pPr>
              <w:pStyle w:val="Compact"/>
            </w:pPr>
            <w:r>
              <w:t>2026-01-12 09:14</w:t>
            </w:r>
          </w:p>
        </w:tc>
        <w:tc>
          <w:tcPr>
            <w:tcW w:w="792" w:type="dxa"/>
          </w:tcPr>
          <w:p w14:paraId="67F10A4E" w14:textId="77777777" w:rsidR="00FD4489" w:rsidRDefault="00000000">
            <w:pPr>
              <w:pStyle w:val="Compact"/>
            </w:pPr>
            <w:r>
              <w:t>Stage 2a</w:t>
            </w:r>
          </w:p>
        </w:tc>
        <w:tc>
          <w:tcPr>
            <w:tcW w:w="792" w:type="dxa"/>
          </w:tcPr>
          <w:p w14:paraId="252531E9" w14:textId="77777777" w:rsidR="00FD4489" w:rsidRDefault="00000000">
            <w:pPr>
              <w:pStyle w:val="Compact"/>
            </w:pPr>
            <w:r>
              <w:t>Three NCs failed NZV filter</w:t>
            </w:r>
          </w:p>
        </w:tc>
        <w:tc>
          <w:tcPr>
            <w:tcW w:w="792" w:type="dxa"/>
          </w:tcPr>
          <w:p w14:paraId="1EF87217" w14:textId="77777777" w:rsidR="00FD4489" w:rsidRDefault="00000000">
            <w:pPr>
              <w:pStyle w:val="Compact"/>
            </w:pPr>
            <w:r>
              <w:t>NZV check at lock-fingerprint covariate set</w:t>
            </w:r>
          </w:p>
        </w:tc>
        <w:tc>
          <w:tcPr>
            <w:tcW w:w="792" w:type="dxa"/>
          </w:tcPr>
          <w:p w14:paraId="3C3DA9E8" w14:textId="77777777" w:rsidR="00FD4489" w:rsidRDefault="00000000">
            <w:pPr>
              <w:pStyle w:val="Compact"/>
            </w:pPr>
            <w:r>
              <w:t>FLAG</w:t>
            </w:r>
          </w:p>
        </w:tc>
        <w:tc>
          <w:tcPr>
            <w:tcW w:w="792" w:type="dxa"/>
          </w:tcPr>
          <w:p w14:paraId="24AC030C" w14:textId="77777777" w:rsidR="00FD4489" w:rsidRDefault="00000000">
            <w:pPr>
              <w:pStyle w:val="Compact"/>
            </w:pPr>
            <w:r>
              <w:t>Drop the three NCs; record narrower panel</w:t>
            </w:r>
          </w:p>
        </w:tc>
        <w:tc>
          <w:tcPr>
            <w:tcW w:w="792" w:type="dxa"/>
          </w:tcPr>
          <w:p w14:paraId="75FDAE0F" w14:textId="77777777" w:rsidR="00FD4489" w:rsidRDefault="00000000">
            <w:pPr>
              <w:pStyle w:val="Compact"/>
            </w:pPr>
            <w:r>
              <w:t>Lead analyst</w:t>
            </w:r>
          </w:p>
        </w:tc>
        <w:tc>
          <w:tcPr>
            <w:tcW w:w="792" w:type="dxa"/>
          </w:tcPr>
          <w:p w14:paraId="200B7953" w14:textId="77777777" w:rsidR="00FD4489" w:rsidRDefault="00000000">
            <w:pPr>
              <w:pStyle w:val="Compact"/>
            </w:pPr>
            <w:r>
              <w:t>No</w:t>
            </w:r>
          </w:p>
        </w:tc>
        <w:tc>
          <w:tcPr>
            <w:tcW w:w="792" w:type="dxa"/>
          </w:tcPr>
          <w:p w14:paraId="733A3300" w14:textId="77777777" w:rsidR="00FD4489" w:rsidRDefault="00000000">
            <w:pPr>
              <w:pStyle w:val="Compact"/>
            </w:pPr>
            <w:r>
              <w:t>Continue with 2 surviving NCs; note as limitation</w:t>
            </w:r>
          </w:p>
        </w:tc>
        <w:tc>
          <w:tcPr>
            <w:tcW w:w="792" w:type="dxa"/>
          </w:tcPr>
          <w:p w14:paraId="1AC37CA4" w14:textId="77777777" w:rsidR="00FD4489" w:rsidRDefault="00000000">
            <w:pPr>
              <w:pStyle w:val="Compact"/>
            </w:pPr>
            <w:r>
              <w:t>No</w:t>
            </w:r>
          </w:p>
        </w:tc>
      </w:tr>
      <w:tr w:rsidR="00FD4489" w14:paraId="29FFCE0D" w14:textId="77777777">
        <w:tc>
          <w:tcPr>
            <w:tcW w:w="792" w:type="dxa"/>
          </w:tcPr>
          <w:p w14:paraId="5B3485DC" w14:textId="77777777" w:rsidR="00FD4489" w:rsidRDefault="00000000">
            <w:pPr>
              <w:pStyle w:val="Compact"/>
            </w:pPr>
            <w:r>
              <w:t>2026-01-12 11:02</w:t>
            </w:r>
          </w:p>
        </w:tc>
        <w:tc>
          <w:tcPr>
            <w:tcW w:w="792" w:type="dxa"/>
          </w:tcPr>
          <w:p w14:paraId="090026D0" w14:textId="77777777" w:rsidR="00FD4489" w:rsidRDefault="00000000">
            <w:pPr>
              <w:pStyle w:val="Compact"/>
            </w:pPr>
            <w:r>
              <w:t>Stage 2c</w:t>
            </w:r>
          </w:p>
        </w:tc>
        <w:tc>
          <w:tcPr>
            <w:tcW w:w="792" w:type="dxa"/>
          </w:tcPr>
          <w:p w14:paraId="65DD9D87" w14:textId="77777777" w:rsidR="00FD4489" w:rsidRDefault="00000000">
            <w:pPr>
              <w:pStyle w:val="Compact"/>
            </w:pPr>
            <w:r>
              <w:t xml:space="preserve">DQ stress run at </w:t>
            </w:r>
            <w:r>
              <w:rPr>
                <w:rStyle w:val="VerbatimChar"/>
              </w:rPr>
              <w:t>n_sims = 3</w:t>
            </w:r>
            <w:r>
              <w:t xml:space="preserve"> for fast reproducibilit</w:t>
            </w:r>
            <w:r>
              <w:lastRenderedPageBreak/>
              <w:t>y</w:t>
            </w:r>
          </w:p>
        </w:tc>
        <w:tc>
          <w:tcPr>
            <w:tcW w:w="792" w:type="dxa"/>
          </w:tcPr>
          <w:p w14:paraId="01F12514" w14:textId="77777777" w:rsidR="00FD4489" w:rsidRDefault="00000000">
            <w:pPr>
              <w:pStyle w:val="Compact"/>
            </w:pPr>
            <w:r>
              <w:rPr>
                <w:rStyle w:val="VerbatimChar"/>
              </w:rPr>
              <w:lastRenderedPageBreak/>
              <w:t>n_sims</w:t>
            </w:r>
            <w:r>
              <w:t xml:space="preserve"> &gt;= 200 for inferential interpretation</w:t>
            </w:r>
          </w:p>
        </w:tc>
        <w:tc>
          <w:tcPr>
            <w:tcW w:w="792" w:type="dxa"/>
          </w:tcPr>
          <w:p w14:paraId="1B282C5C" w14:textId="77777777" w:rsidR="00FD4489" w:rsidRDefault="00000000">
            <w:pPr>
              <w:pStyle w:val="Compact"/>
            </w:pPr>
            <w:r>
              <w:t>FLAG</w:t>
            </w:r>
          </w:p>
        </w:tc>
        <w:tc>
          <w:tcPr>
            <w:tcW w:w="792" w:type="dxa"/>
          </w:tcPr>
          <w:p w14:paraId="6F3A92D3" w14:textId="77777777" w:rsidR="00FD4489" w:rsidRDefault="00000000">
            <w:pPr>
              <w:pStyle w:val="Compact"/>
            </w:pPr>
            <w:r>
              <w:t xml:space="preserve">Bundle low-replicate run as workflow demo; </w:t>
            </w:r>
            <w:r>
              <w:lastRenderedPageBreak/>
              <w:t xml:space="preserve">companion </w:t>
            </w:r>
            <w:r>
              <w:rPr>
                <w:rStyle w:val="VerbatimChar"/>
              </w:rPr>
              <w:t>n_sims = 200</w:t>
            </w:r>
            <w:r>
              <w:t xml:space="preserve"> file confirms minimax winner</w:t>
            </w:r>
          </w:p>
        </w:tc>
        <w:tc>
          <w:tcPr>
            <w:tcW w:w="792" w:type="dxa"/>
          </w:tcPr>
          <w:p w14:paraId="351F8B7C" w14:textId="77777777" w:rsidR="00FD4489" w:rsidRDefault="00000000">
            <w:pPr>
              <w:pStyle w:val="Compact"/>
            </w:pPr>
            <w:r>
              <w:lastRenderedPageBreak/>
              <w:t>Lead analyst</w:t>
            </w:r>
          </w:p>
        </w:tc>
        <w:tc>
          <w:tcPr>
            <w:tcW w:w="792" w:type="dxa"/>
          </w:tcPr>
          <w:p w14:paraId="1636DE01" w14:textId="77777777" w:rsidR="00FD4489" w:rsidRDefault="00000000">
            <w:pPr>
              <w:pStyle w:val="Compact"/>
            </w:pPr>
            <w:r>
              <w:t>No</w:t>
            </w:r>
          </w:p>
        </w:tc>
        <w:tc>
          <w:tcPr>
            <w:tcW w:w="792" w:type="dxa"/>
          </w:tcPr>
          <w:p w14:paraId="51EF8A8E" w14:textId="77777777" w:rsidR="00FD4489" w:rsidRDefault="00000000">
            <w:pPr>
              <w:pStyle w:val="Compact"/>
            </w:pPr>
            <w:r>
              <w:t xml:space="preserve">Use </w:t>
            </w:r>
            <w:r>
              <w:rPr>
                <w:rStyle w:val="VerbatimChar"/>
              </w:rPr>
              <w:t>n_sims = 200</w:t>
            </w:r>
            <w:r>
              <w:t xml:space="preserve"> for inference; cite </w:t>
            </w:r>
            <w:r>
              <w:rPr>
                <w:rStyle w:val="VerbatimChar"/>
              </w:rPr>
              <w:t xml:space="preserve">n_sims </w:t>
            </w:r>
            <w:r>
              <w:rPr>
                <w:rStyle w:val="VerbatimChar"/>
              </w:rPr>
              <w:lastRenderedPageBreak/>
              <w:t>= 3</w:t>
            </w:r>
            <w:r>
              <w:t xml:space="preserve"> only as smoke test</w:t>
            </w:r>
          </w:p>
        </w:tc>
        <w:tc>
          <w:tcPr>
            <w:tcW w:w="792" w:type="dxa"/>
          </w:tcPr>
          <w:p w14:paraId="6DA33A48" w14:textId="77777777" w:rsidR="00FD4489" w:rsidRDefault="00000000">
            <w:pPr>
              <w:pStyle w:val="Compact"/>
            </w:pPr>
            <w:r>
              <w:lastRenderedPageBreak/>
              <w:t>No</w:t>
            </w:r>
          </w:p>
        </w:tc>
      </w:tr>
      <w:tr w:rsidR="00FD4489" w14:paraId="27B3550D" w14:textId="77777777">
        <w:tc>
          <w:tcPr>
            <w:tcW w:w="792" w:type="dxa"/>
          </w:tcPr>
          <w:p w14:paraId="55907FCB" w14:textId="77777777" w:rsidR="00FD4489" w:rsidRDefault="00000000">
            <w:pPr>
              <w:pStyle w:val="Compact"/>
            </w:pPr>
            <w:r>
              <w:t>2026-01-12 14:45</w:t>
            </w:r>
          </w:p>
        </w:tc>
        <w:tc>
          <w:tcPr>
            <w:tcW w:w="792" w:type="dxa"/>
          </w:tcPr>
          <w:p w14:paraId="23837BFE" w14:textId="77777777" w:rsidR="00FD4489" w:rsidRDefault="00000000">
            <w:pPr>
              <w:pStyle w:val="Compact"/>
            </w:pPr>
            <w:r>
              <w:t>Gate</w:t>
            </w:r>
          </w:p>
        </w:tc>
        <w:tc>
          <w:tcPr>
            <w:tcW w:w="792" w:type="dxa"/>
          </w:tcPr>
          <w:p w14:paraId="063892AC" w14:textId="77777777" w:rsidR="00FD4489" w:rsidRDefault="00000000">
            <w:pPr>
              <w:pStyle w:val="Compact"/>
            </w:pPr>
            <w:r>
              <w:t>All checkpoints GO or documented FLAG</w:t>
            </w:r>
          </w:p>
        </w:tc>
        <w:tc>
          <w:tcPr>
            <w:tcW w:w="792" w:type="dxa"/>
          </w:tcPr>
          <w:p w14:paraId="435F8A54" w14:textId="77777777" w:rsidR="00FD4489" w:rsidRDefault="00000000">
            <w:pPr>
              <w:pStyle w:val="Compact"/>
            </w:pPr>
            <w:r>
              <w:t>All preceding stages recorded</w:t>
            </w:r>
          </w:p>
        </w:tc>
        <w:tc>
          <w:tcPr>
            <w:tcW w:w="792" w:type="dxa"/>
          </w:tcPr>
          <w:p w14:paraId="434A9B0C" w14:textId="77777777" w:rsidR="00FD4489" w:rsidRDefault="00000000">
            <w:pPr>
              <w:pStyle w:val="Compact"/>
            </w:pPr>
            <w:r>
              <w:t>GO</w:t>
            </w:r>
          </w:p>
        </w:tc>
        <w:tc>
          <w:tcPr>
            <w:tcW w:w="792" w:type="dxa"/>
          </w:tcPr>
          <w:p w14:paraId="202AEFBB" w14:textId="77777777" w:rsidR="00FD4489" w:rsidRDefault="00000000">
            <w:pPr>
              <w:pStyle w:val="Compact"/>
            </w:pPr>
            <w:r>
              <w:t>Authorise Stage 4</w:t>
            </w:r>
          </w:p>
        </w:tc>
        <w:tc>
          <w:tcPr>
            <w:tcW w:w="792" w:type="dxa"/>
          </w:tcPr>
          <w:p w14:paraId="2A3BA0A4" w14:textId="77777777" w:rsidR="00FD4489" w:rsidRDefault="00000000">
            <w:pPr>
              <w:pStyle w:val="Compact"/>
            </w:pPr>
            <w:r>
              <w:t>Reviewer</w:t>
            </w:r>
          </w:p>
        </w:tc>
        <w:tc>
          <w:tcPr>
            <w:tcW w:w="792" w:type="dxa"/>
          </w:tcPr>
          <w:p w14:paraId="4C8E86E6" w14:textId="77777777" w:rsidR="00FD4489" w:rsidRDefault="00000000">
            <w:pPr>
              <w:pStyle w:val="Compact"/>
            </w:pPr>
            <w:r>
              <w:t>No</w:t>
            </w:r>
          </w:p>
        </w:tc>
        <w:tc>
          <w:tcPr>
            <w:tcW w:w="792" w:type="dxa"/>
          </w:tcPr>
          <w:p w14:paraId="12D9FECC" w14:textId="77777777" w:rsidR="00FD4489" w:rsidRDefault="00000000">
            <w:pPr>
              <w:pStyle w:val="Compact"/>
            </w:pPr>
            <w:r>
              <w:t>Run locked primary analysis</w:t>
            </w:r>
          </w:p>
        </w:tc>
        <w:tc>
          <w:tcPr>
            <w:tcW w:w="792" w:type="dxa"/>
          </w:tcPr>
          <w:p w14:paraId="50109866" w14:textId="77777777" w:rsidR="00FD4489" w:rsidRDefault="00000000">
            <w:pPr>
              <w:pStyle w:val="Compact"/>
            </w:pPr>
            <w:r>
              <w:t>No</w:t>
            </w:r>
          </w:p>
        </w:tc>
      </w:tr>
    </w:tbl>
    <w:p w14:paraId="25D29EF4" w14:textId="77777777" w:rsidR="00FD4489" w:rsidRDefault="00000000">
      <w:pPr>
        <w:pStyle w:val="Heading2"/>
      </w:pPr>
      <w:bookmarkStart w:id="103" w:name="sec-casestudy-dq"/>
      <w:bookmarkEnd w:id="100"/>
      <w:bookmarkEnd w:id="102"/>
      <w:r>
        <w:t>9.4 Pre-outcome decision and plasmode results</w:t>
      </w:r>
    </w:p>
    <w:p w14:paraId="1C28B835" w14:textId="77777777" w:rsidR="00FD4489" w:rsidRDefault="00000000">
      <w:pPr>
        <w:pStyle w:val="FirstParagraph"/>
      </w:pPr>
      <w:r>
        <w:t>The Stage 2b feasibility plasmode metrics on the locked DGP are:</w:t>
      </w:r>
    </w:p>
    <w:p w14:paraId="612F7A41" w14:textId="77777777" w:rsidR="00FD4489" w:rsidRDefault="00000000">
      <w:pPr>
        <w:pStyle w:val="TableCaption"/>
      </w:pPr>
      <w:r>
        <w:t>Stage 2b feasibility plasmode metrics (rescueCo lock, 50 replicates per candidate, additive risk-difference effect of 0.05).</w:t>
      </w:r>
    </w:p>
    <w:tbl>
      <w:tblPr>
        <w:tblStyle w:val="Table"/>
        <w:tblW w:w="0" w:type="auto"/>
        <w:tblLook w:val="0020" w:firstRow="1" w:lastRow="0" w:firstColumn="0" w:lastColumn="0" w:noHBand="0" w:noVBand="0"/>
      </w:tblPr>
      <w:tblGrid>
        <w:gridCol w:w="1300"/>
        <w:gridCol w:w="1008"/>
        <w:gridCol w:w="926"/>
        <w:gridCol w:w="1201"/>
        <w:gridCol w:w="868"/>
      </w:tblGrid>
      <w:tr w:rsidR="00FD4489" w14:paraId="324E2127"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0" w:type="auto"/>
          </w:tcPr>
          <w:p w14:paraId="757207DF" w14:textId="77777777" w:rsidR="00FD4489" w:rsidRDefault="00000000">
            <w:pPr>
              <w:pStyle w:val="Compact"/>
            </w:pPr>
            <w:r>
              <w:t>Candidate</w:t>
            </w:r>
          </w:p>
        </w:tc>
        <w:tc>
          <w:tcPr>
            <w:tcW w:w="0" w:type="auto"/>
          </w:tcPr>
          <w:p w14:paraId="32A4E44F" w14:textId="77777777" w:rsidR="00FD4489" w:rsidRDefault="00000000">
            <w:pPr>
              <w:pStyle w:val="Compact"/>
              <w:jc w:val="right"/>
            </w:pPr>
            <w:r>
              <w:t>Bias</w:t>
            </w:r>
          </w:p>
        </w:tc>
        <w:tc>
          <w:tcPr>
            <w:tcW w:w="0" w:type="auto"/>
          </w:tcPr>
          <w:p w14:paraId="7AD76C8F" w14:textId="77777777" w:rsidR="00FD4489" w:rsidRDefault="00000000">
            <w:pPr>
              <w:pStyle w:val="Compact"/>
              <w:jc w:val="right"/>
            </w:pPr>
            <w:r>
              <w:t>RMSE</w:t>
            </w:r>
          </w:p>
        </w:tc>
        <w:tc>
          <w:tcPr>
            <w:tcW w:w="0" w:type="auto"/>
          </w:tcPr>
          <w:p w14:paraId="356C9D31" w14:textId="77777777" w:rsidR="00FD4489" w:rsidRDefault="00000000">
            <w:pPr>
              <w:pStyle w:val="Compact"/>
              <w:jc w:val="right"/>
            </w:pPr>
            <w:r>
              <w:t>Coverage</w:t>
            </w:r>
          </w:p>
        </w:tc>
        <w:tc>
          <w:tcPr>
            <w:tcW w:w="0" w:type="auto"/>
          </w:tcPr>
          <w:p w14:paraId="22D7225D" w14:textId="77777777" w:rsidR="00FD4489" w:rsidRDefault="00000000">
            <w:pPr>
              <w:pStyle w:val="Compact"/>
              <w:jc w:val="right"/>
            </w:pPr>
            <w:r>
              <w:t>SE/SD</w:t>
            </w:r>
          </w:p>
        </w:tc>
      </w:tr>
      <w:tr w:rsidR="00FD4489" w14:paraId="3A4C3612" w14:textId="77777777">
        <w:tc>
          <w:tcPr>
            <w:tcW w:w="0" w:type="auto"/>
          </w:tcPr>
          <w:p w14:paraId="7A5AA710" w14:textId="77777777" w:rsidR="00FD4489" w:rsidRDefault="00000000">
            <w:pPr>
              <w:pStyle w:val="Compact"/>
            </w:pPr>
            <w:r>
              <w:rPr>
                <w:rStyle w:val="VerbatimChar"/>
              </w:rPr>
              <w:t>glm_t01</w:t>
            </w:r>
          </w:p>
        </w:tc>
        <w:tc>
          <w:tcPr>
            <w:tcW w:w="0" w:type="auto"/>
          </w:tcPr>
          <w:p w14:paraId="02C7FF1C" w14:textId="77777777" w:rsidR="00FD4489" w:rsidRDefault="00000000">
            <w:pPr>
              <w:pStyle w:val="Compact"/>
              <w:jc w:val="right"/>
            </w:pPr>
            <w:r>
              <w:t>-0.0006</w:t>
            </w:r>
          </w:p>
        </w:tc>
        <w:tc>
          <w:tcPr>
            <w:tcW w:w="0" w:type="auto"/>
          </w:tcPr>
          <w:p w14:paraId="4D929709" w14:textId="77777777" w:rsidR="00FD4489" w:rsidRDefault="00000000">
            <w:pPr>
              <w:pStyle w:val="Compact"/>
              <w:jc w:val="right"/>
            </w:pPr>
            <w:r>
              <w:t>0.0120</w:t>
            </w:r>
          </w:p>
        </w:tc>
        <w:tc>
          <w:tcPr>
            <w:tcW w:w="0" w:type="auto"/>
          </w:tcPr>
          <w:p w14:paraId="0BB90127" w14:textId="77777777" w:rsidR="00FD4489" w:rsidRDefault="00000000">
            <w:pPr>
              <w:pStyle w:val="Compact"/>
              <w:jc w:val="right"/>
            </w:pPr>
            <w:r>
              <w:t>0.94</w:t>
            </w:r>
          </w:p>
        </w:tc>
        <w:tc>
          <w:tcPr>
            <w:tcW w:w="0" w:type="auto"/>
          </w:tcPr>
          <w:p w14:paraId="536DE738" w14:textId="77777777" w:rsidR="00FD4489" w:rsidRDefault="00000000">
            <w:pPr>
              <w:pStyle w:val="Compact"/>
              <w:jc w:val="right"/>
            </w:pPr>
            <w:r>
              <w:t>1.00</w:t>
            </w:r>
          </w:p>
        </w:tc>
      </w:tr>
      <w:tr w:rsidR="00FD4489" w14:paraId="4A15588D" w14:textId="77777777">
        <w:tc>
          <w:tcPr>
            <w:tcW w:w="0" w:type="auto"/>
          </w:tcPr>
          <w:p w14:paraId="18C32B81" w14:textId="77777777" w:rsidR="00FD4489" w:rsidRDefault="00000000">
            <w:pPr>
              <w:pStyle w:val="Compact"/>
            </w:pPr>
            <w:r>
              <w:rPr>
                <w:rStyle w:val="VerbatimChar"/>
              </w:rPr>
              <w:t>glm_t05</w:t>
            </w:r>
          </w:p>
        </w:tc>
        <w:tc>
          <w:tcPr>
            <w:tcW w:w="0" w:type="auto"/>
          </w:tcPr>
          <w:p w14:paraId="1268BAF9" w14:textId="77777777" w:rsidR="00FD4489" w:rsidRDefault="00000000">
            <w:pPr>
              <w:pStyle w:val="Compact"/>
              <w:jc w:val="right"/>
            </w:pPr>
            <w:r>
              <w:t>-0.0006</w:t>
            </w:r>
          </w:p>
        </w:tc>
        <w:tc>
          <w:tcPr>
            <w:tcW w:w="0" w:type="auto"/>
          </w:tcPr>
          <w:p w14:paraId="56D9A465" w14:textId="77777777" w:rsidR="00FD4489" w:rsidRDefault="00000000">
            <w:pPr>
              <w:pStyle w:val="Compact"/>
              <w:jc w:val="right"/>
            </w:pPr>
            <w:r>
              <w:t>0.0120</w:t>
            </w:r>
          </w:p>
        </w:tc>
        <w:tc>
          <w:tcPr>
            <w:tcW w:w="0" w:type="auto"/>
          </w:tcPr>
          <w:p w14:paraId="76848A88" w14:textId="77777777" w:rsidR="00FD4489" w:rsidRDefault="00000000">
            <w:pPr>
              <w:pStyle w:val="Compact"/>
              <w:jc w:val="right"/>
            </w:pPr>
            <w:r>
              <w:t>0.94</w:t>
            </w:r>
          </w:p>
        </w:tc>
        <w:tc>
          <w:tcPr>
            <w:tcW w:w="0" w:type="auto"/>
          </w:tcPr>
          <w:p w14:paraId="55C38D6C" w14:textId="77777777" w:rsidR="00FD4489" w:rsidRDefault="00000000">
            <w:pPr>
              <w:pStyle w:val="Compact"/>
              <w:jc w:val="right"/>
            </w:pPr>
            <w:r>
              <w:t>1.00</w:t>
            </w:r>
          </w:p>
        </w:tc>
      </w:tr>
    </w:tbl>
    <w:p w14:paraId="2FF2FDC7" w14:textId="77777777" w:rsidR="00FD4489" w:rsidRDefault="00000000">
      <w:pPr>
        <w:pStyle w:val="BodyText"/>
      </w:pPr>
      <w:r>
        <w:t>Both candidates pass the prespecified decision targets (</w:t>
      </w:r>
      <w:r>
        <w:rPr>
          <w:rStyle w:val="VerbatimChar"/>
        </w:rPr>
        <w:t>max_abs_bias = 0.01</w:t>
      </w:r>
      <w:r>
        <w:t xml:space="preserve">, </w:t>
      </w:r>
      <w:r>
        <w:rPr>
          <w:rStyle w:val="VerbatimChar"/>
        </w:rPr>
        <w:t>min_coverage = 0.90</w:t>
      </w:r>
      <w:r>
        <w:t xml:space="preserve">, </w:t>
      </w:r>
      <w:r>
        <w:rPr>
          <w:rStyle w:val="VerbatimChar"/>
        </w:rPr>
        <w:t>se_sd_window = (0.8, 1.2)</w:t>
      </w:r>
      <w:r>
        <w:t>); the two truncation thresholds produce indistinguishable performance because the propensity scores stay well inside the [0.01, 0.99] bounds (range 0.21–0.81).</w:t>
      </w:r>
    </w:p>
    <w:p w14:paraId="17FE8BFE" w14:textId="77777777" w:rsidR="00FD4489" w:rsidRDefault="00000000">
      <w:pPr>
        <w:pStyle w:val="CaptionedFigure"/>
      </w:pPr>
      <w:r>
        <w:rPr>
          <w:noProof/>
        </w:rPr>
        <w:lastRenderedPageBreak/>
        <w:drawing>
          <wp:inline distT="0" distB="0" distL="0" distR="0" wp14:anchorId="7473CD85" wp14:editId="19A06679">
            <wp:extent cx="5334000" cy="4267200"/>
            <wp:effectExtent l="0" t="0" r="0" b="0"/>
            <wp:docPr id="107" name="Picture" descr="Rescue.Co Stage 2a balance. Standardised mean differences across 21 retained baseline covariates before and after PS matching. PS propensity scores stay inside [0.01, 0.99] (range 0.21 to 0.81), and SMDs after matching are within the prespecified 0.10 envelope for the matched-cohort target population."/>
            <wp:cNvGraphicFramePr/>
            <a:graphic xmlns:a="http://schemas.openxmlformats.org/drawingml/2006/main">
              <a:graphicData uri="http://schemas.openxmlformats.org/drawingml/2006/picture">
                <pic:pic xmlns:pic="http://schemas.openxmlformats.org/drawingml/2006/picture">
                  <pic:nvPicPr>
                    <pic:cNvPr id="108" name="Picture" descr="../rescueCo/results/love_plot.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1B4D5ACE" w14:textId="77777777" w:rsidR="00FD4489" w:rsidRDefault="00000000">
      <w:pPr>
        <w:pStyle w:val="ImageCaption"/>
      </w:pPr>
      <w:r>
        <w:t>Rescue.Co Stage 2a balance. Standardised mean differences across 21 retained baseline covariates before and after PS matching. PS propensity scores stay inside [0.01, 0.99] (range 0.21 to 0.81), and SMDs after matching are within the prespecified 0.10 envelope for the matched-cohort target population.</w:t>
      </w:r>
    </w:p>
    <w:p w14:paraId="01A147EA" w14:textId="77777777" w:rsidR="00FD4489" w:rsidRDefault="00000000">
      <w:pPr>
        <w:pStyle w:val="CaptionedFigure"/>
      </w:pPr>
      <w:r>
        <w:rPr>
          <w:noProof/>
        </w:rPr>
        <w:lastRenderedPageBreak/>
        <w:drawing>
          <wp:inline distT="0" distB="0" distL="0" distR="0" wp14:anchorId="3987ECE0" wp14:editId="2E971AB4">
            <wp:extent cx="5334000" cy="4267200"/>
            <wp:effectExtent l="0" t="0" r="0" b="0"/>
            <wp:docPr id="110" name="Picture" descr="Rescue.Co Stage 2a three-way Love plot: standardised mean differences before any adjustment (unweighted), after PS matching, and after stabilised IPTW. The three-way view documents which covariates remain imbalanced under each weighting strategy and clarifies that the matched-cohort target population is not the same as the full-cohort target population recovered by IPTW or full-cohort TMLE."/>
            <wp:cNvGraphicFramePr/>
            <a:graphic xmlns:a="http://schemas.openxmlformats.org/drawingml/2006/main">
              <a:graphicData uri="http://schemas.openxmlformats.org/drawingml/2006/picture">
                <pic:pic xmlns:pic="http://schemas.openxmlformats.org/drawingml/2006/picture">
                  <pic:nvPicPr>
                    <pic:cNvPr id="111" name="Picture" descr="../rescueCo/results/weighted_love_plot.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23507C87" w14:textId="77777777" w:rsidR="00FD4489" w:rsidRDefault="00000000">
      <w:pPr>
        <w:pStyle w:val="ImageCaption"/>
      </w:pPr>
      <w:r>
        <w:t>Rescue.Co Stage 2a three-way Love plot: standardised mean differences before any adjustment (unweighted), after PS matching, and after stabilised IPTW. The three-way view documents which covariates remain imbalanced under each weighting strategy and clarifies that the matched-cohort target population is not the same as the full-cohort target population recovered by IPTW or full-cohort TMLE.</w:t>
      </w:r>
    </w:p>
    <w:p w14:paraId="61C61A70" w14:textId="77777777" w:rsidR="00FD4489" w:rsidRDefault="00000000">
      <w:pPr>
        <w:pStyle w:val="BodyText"/>
      </w:pPr>
      <w:r>
        <w:t xml:space="preserve">The treatment- and IPCW-weight distributions are reported as diagnostic objects: mean, SD, 99th percentile, maximum, and Kish ESS for each weight type, with the prespecified instability flags in the weight-diagnostics table above. The stabilised treatment weights do not exceed the prespecified maximum (10) and combined treatment-times-IPCW weights remain within the (15, 30 % ESS) envelope for the IPCW row. The Stage 2c DQ stress test sweeps the four threats over four candidates; the minimax rule locks </w:t>
      </w:r>
      <w:r>
        <w:rPr>
          <w:rStyle w:val="VerbatimChar"/>
        </w:rPr>
        <w:t>glm_t01</w:t>
      </w:r>
      <w:r>
        <w:t xml:space="preserve"> as the primary specification. [NOTE: the bundled </w:t>
      </w:r>
      <w:r>
        <w:rPr>
          <w:rStyle w:val="VerbatimChar"/>
        </w:rPr>
        <w:t>config/clean_room_config.yml</w:t>
      </w:r>
      <w:r>
        <w:t xml:space="preserve"> sets </w:t>
      </w:r>
      <w:r>
        <w:rPr>
          <w:rStyle w:val="VerbatimChar"/>
        </w:rPr>
        <w:t>simulation.n_sims = 3</w:t>
      </w:r>
      <w:r>
        <w:t xml:space="preserve">. The bundled low-replicate run is retained only as a fast reproducibility example; the case-study DQ results should not be interpreted inferentially from </w:t>
      </w:r>
      <w:r>
        <w:rPr>
          <w:rStyle w:val="VerbatimChar"/>
        </w:rPr>
        <w:t>n_sims = 3</w:t>
      </w:r>
      <w:r>
        <w:t xml:space="preserve">. The companion configuration </w:t>
      </w:r>
      <w:r>
        <w:rPr>
          <w:rStyle w:val="VerbatimChar"/>
        </w:rPr>
        <w:t>inst/extdata/rescueco_dq_full.yml</w:t>
      </w:r>
      <w:r>
        <w:t xml:space="preserve"> runs the same sweep at </w:t>
      </w:r>
      <w:r>
        <w:rPr>
          <w:rStyle w:val="VerbatimChar"/>
        </w:rPr>
        <w:t>n_sims = 200</w:t>
      </w:r>
      <w:r>
        <w:t xml:space="preserve"> and is provided to confirm the minimax winner.] Negative controls run at Stage 3 on the locked PS:</w:t>
      </w:r>
    </w:p>
    <w:p w14:paraId="07F12667" w14:textId="77777777" w:rsidR="00FD4489" w:rsidRDefault="00000000">
      <w:pPr>
        <w:pStyle w:val="TableCaption"/>
      </w:pPr>
      <w:r>
        <w:lastRenderedPageBreak/>
        <w:t>Stage 3 negative-control TMLE results.</w:t>
      </w:r>
    </w:p>
    <w:tbl>
      <w:tblPr>
        <w:tblStyle w:val="Table"/>
        <w:tblW w:w="0" w:type="auto"/>
        <w:tblLook w:val="0020" w:firstRow="1" w:lastRow="0" w:firstColumn="0" w:lastColumn="0" w:noHBand="0" w:noVBand="0"/>
      </w:tblPr>
      <w:tblGrid>
        <w:gridCol w:w="2409"/>
        <w:gridCol w:w="1182"/>
        <w:gridCol w:w="926"/>
        <w:gridCol w:w="992"/>
        <w:gridCol w:w="716"/>
      </w:tblGrid>
      <w:tr w:rsidR="00FD4489" w14:paraId="17D09CD2"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0" w:type="auto"/>
          </w:tcPr>
          <w:p w14:paraId="495AE1D5" w14:textId="77777777" w:rsidR="00FD4489" w:rsidRDefault="00000000">
            <w:pPr>
              <w:pStyle w:val="Compact"/>
            </w:pPr>
            <w:r>
              <w:t>Negative control</w:t>
            </w:r>
          </w:p>
        </w:tc>
        <w:tc>
          <w:tcPr>
            <w:tcW w:w="0" w:type="auto"/>
          </w:tcPr>
          <w:p w14:paraId="3E968CDC" w14:textId="77777777" w:rsidR="00FD4489" w:rsidRDefault="00000000">
            <w:pPr>
              <w:pStyle w:val="Compact"/>
              <w:jc w:val="right"/>
            </w:pPr>
            <w:r>
              <w:t>Estimate</w:t>
            </w:r>
          </w:p>
        </w:tc>
        <w:tc>
          <w:tcPr>
            <w:tcW w:w="0" w:type="auto"/>
          </w:tcPr>
          <w:p w14:paraId="30A69DA7" w14:textId="77777777" w:rsidR="00FD4489" w:rsidRDefault="00000000">
            <w:pPr>
              <w:pStyle w:val="Compact"/>
              <w:jc w:val="right"/>
            </w:pPr>
            <w:r>
              <w:t>SE</w:t>
            </w:r>
          </w:p>
        </w:tc>
        <w:tc>
          <w:tcPr>
            <w:tcW w:w="0" w:type="auto"/>
          </w:tcPr>
          <w:p w14:paraId="02FADF52" w14:textId="77777777" w:rsidR="00FD4489" w:rsidRDefault="00000000">
            <w:pPr>
              <w:pStyle w:val="Compact"/>
              <w:jc w:val="right"/>
            </w:pPr>
            <w:r>
              <w:t>p-value</w:t>
            </w:r>
          </w:p>
        </w:tc>
        <w:tc>
          <w:tcPr>
            <w:tcW w:w="0" w:type="auto"/>
          </w:tcPr>
          <w:p w14:paraId="6D56037C" w14:textId="77777777" w:rsidR="00FD4489" w:rsidRDefault="00000000">
            <w:pPr>
              <w:pStyle w:val="Compact"/>
              <w:jc w:val="center"/>
            </w:pPr>
            <w:r>
              <w:t>Pass</w:t>
            </w:r>
          </w:p>
        </w:tc>
      </w:tr>
      <w:tr w:rsidR="00FD4489" w14:paraId="505776F4" w14:textId="77777777">
        <w:tc>
          <w:tcPr>
            <w:tcW w:w="0" w:type="auto"/>
          </w:tcPr>
          <w:p w14:paraId="391CD691" w14:textId="77777777" w:rsidR="00FD4489" w:rsidRDefault="00000000">
            <w:pPr>
              <w:pStyle w:val="Compact"/>
            </w:pPr>
            <w:r>
              <w:t>chronic hypertension</w:t>
            </w:r>
          </w:p>
        </w:tc>
        <w:tc>
          <w:tcPr>
            <w:tcW w:w="0" w:type="auto"/>
          </w:tcPr>
          <w:p w14:paraId="22604DF2" w14:textId="77777777" w:rsidR="00FD4489" w:rsidRDefault="00000000">
            <w:pPr>
              <w:pStyle w:val="Compact"/>
              <w:jc w:val="right"/>
            </w:pPr>
            <w:r>
              <w:t>0.00248</w:t>
            </w:r>
          </w:p>
        </w:tc>
        <w:tc>
          <w:tcPr>
            <w:tcW w:w="0" w:type="auto"/>
          </w:tcPr>
          <w:p w14:paraId="639B0B83" w14:textId="77777777" w:rsidR="00FD4489" w:rsidRDefault="00000000">
            <w:pPr>
              <w:pStyle w:val="Compact"/>
              <w:jc w:val="right"/>
            </w:pPr>
            <w:r>
              <w:t>0.0072</w:t>
            </w:r>
          </w:p>
        </w:tc>
        <w:tc>
          <w:tcPr>
            <w:tcW w:w="0" w:type="auto"/>
          </w:tcPr>
          <w:p w14:paraId="4E158F2F" w14:textId="77777777" w:rsidR="00FD4489" w:rsidRDefault="00000000">
            <w:pPr>
              <w:pStyle w:val="Compact"/>
              <w:jc w:val="right"/>
            </w:pPr>
            <w:r>
              <w:t>0.73</w:t>
            </w:r>
          </w:p>
        </w:tc>
        <w:tc>
          <w:tcPr>
            <w:tcW w:w="0" w:type="auto"/>
          </w:tcPr>
          <w:p w14:paraId="2C22DBD0" w14:textId="77777777" w:rsidR="00FD4489" w:rsidRDefault="00000000">
            <w:pPr>
              <w:pStyle w:val="Compact"/>
              <w:jc w:val="center"/>
            </w:pPr>
            <w:r>
              <w:t>✓</w:t>
            </w:r>
          </w:p>
        </w:tc>
      </w:tr>
      <w:tr w:rsidR="00FD4489" w14:paraId="679C399A" w14:textId="77777777">
        <w:tc>
          <w:tcPr>
            <w:tcW w:w="0" w:type="auto"/>
          </w:tcPr>
          <w:p w14:paraId="467B57EA" w14:textId="77777777" w:rsidR="00FD4489" w:rsidRDefault="00000000">
            <w:pPr>
              <w:pStyle w:val="Compact"/>
            </w:pPr>
            <w:r>
              <w:t>household urban</w:t>
            </w:r>
          </w:p>
        </w:tc>
        <w:tc>
          <w:tcPr>
            <w:tcW w:w="0" w:type="auto"/>
          </w:tcPr>
          <w:p w14:paraId="04E88DB8" w14:textId="77777777" w:rsidR="00FD4489" w:rsidRDefault="00000000">
            <w:pPr>
              <w:pStyle w:val="Compact"/>
              <w:jc w:val="right"/>
            </w:pPr>
            <w:r>
              <w:t>−0.00077</w:t>
            </w:r>
          </w:p>
        </w:tc>
        <w:tc>
          <w:tcPr>
            <w:tcW w:w="0" w:type="auto"/>
          </w:tcPr>
          <w:p w14:paraId="689179EC" w14:textId="77777777" w:rsidR="00FD4489" w:rsidRDefault="00000000">
            <w:pPr>
              <w:pStyle w:val="Compact"/>
              <w:jc w:val="right"/>
            </w:pPr>
            <w:r>
              <w:t>0.0071</w:t>
            </w:r>
          </w:p>
        </w:tc>
        <w:tc>
          <w:tcPr>
            <w:tcW w:w="0" w:type="auto"/>
          </w:tcPr>
          <w:p w14:paraId="2FFF47C6" w14:textId="77777777" w:rsidR="00FD4489" w:rsidRDefault="00000000">
            <w:pPr>
              <w:pStyle w:val="Compact"/>
              <w:jc w:val="right"/>
            </w:pPr>
            <w:r>
              <w:t>0.91</w:t>
            </w:r>
          </w:p>
        </w:tc>
        <w:tc>
          <w:tcPr>
            <w:tcW w:w="0" w:type="auto"/>
          </w:tcPr>
          <w:p w14:paraId="6F714620" w14:textId="77777777" w:rsidR="00FD4489" w:rsidRDefault="00000000">
            <w:pPr>
              <w:pStyle w:val="Compact"/>
              <w:jc w:val="center"/>
            </w:pPr>
            <w:r>
              <w:t>✓</w:t>
            </w:r>
          </w:p>
        </w:tc>
      </w:tr>
    </w:tbl>
    <w:p w14:paraId="6F5AAC13" w14:textId="77777777" w:rsidR="00FD4489" w:rsidRDefault="00FD4489">
      <w:pPr>
        <w:pStyle w:val="BodyText"/>
      </w:pPr>
    </w:p>
    <w:p w14:paraId="04883AA9" w14:textId="77777777" w:rsidR="00FD4489" w:rsidRDefault="00000000">
      <w:pPr>
        <w:pStyle w:val="BodyText"/>
      </w:pPr>
      <w:r>
        <w:rPr>
          <w:noProof/>
        </w:rPr>
        <w:drawing>
          <wp:inline distT="0" distB="0" distL="0" distR="0" wp14:anchorId="75E8303F" wp14:editId="678FDE51">
            <wp:extent cx="5334000" cy="1253222"/>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manuscript_outcome_blind_dq_files\figure-docx\mermaid-figure-2.png"/>
                    <pic:cNvPicPr>
                      <a:picLocks noChangeAspect="1" noChangeArrowheads="1"/>
                    </pic:cNvPicPr>
                  </pic:nvPicPr>
                  <pic:blipFill>
                    <a:blip r:embed="rId20"/>
                    <a:stretch>
                      <a:fillRect/>
                    </a:stretch>
                  </pic:blipFill>
                  <pic:spPr bwMode="auto">
                    <a:xfrm>
                      <a:off x="0" y="0"/>
                      <a:ext cx="5334000" cy="1253222"/>
                    </a:xfrm>
                    <a:prstGeom prst="rect">
                      <a:avLst/>
                    </a:prstGeom>
                    <a:noFill/>
                    <a:ln w="9525">
                      <a:noFill/>
                      <a:headEnd/>
                      <a:tailEnd/>
                    </a:ln>
                  </pic:spPr>
                </pic:pic>
              </a:graphicData>
            </a:graphic>
          </wp:inline>
        </w:drawing>
      </w:r>
    </w:p>
    <w:p w14:paraId="793F0C47" w14:textId="77777777" w:rsidR="00FD4489" w:rsidRDefault="00000000">
      <w:pPr>
        <w:pStyle w:val="BodyText"/>
      </w:pPr>
      <w:r>
        <w:t xml:space="preserve"> Negative-control attrition. Five negative-control endpoints were prespecified in the SAP. Three were dropped at the data-sanitisation step because they failed near-zero-variance (NZV) filtering on the locked cohort. The two surviving NCs (chronic_hypertension, household_urban) carried enough variation to fit a stable PS-adjusted model and both passed. The residual-confounding probe therefore rests on a narrower NC panel than originally specified; the audit log records the drops. </w:t>
      </w:r>
    </w:p>
    <w:p w14:paraId="02C70A6A" w14:textId="77777777" w:rsidR="00FD4489" w:rsidRDefault="00000000">
      <w:pPr>
        <w:pStyle w:val="BodyText"/>
      </w:pPr>
      <w:r>
        <w:t>Demonstrated in this case study: cohort flow, event counts, missingness summary, PS overlap, three-way Love plot, weight diagnostics, ESS, negative-control attrition, baseline plasmode results, DQ stress-test results, authorisation gate. Not yet implemented in this release: native competing-risk cumulative-incidence estimands, time-varying treatment, MAR/MNAR missingness models, full-cohort Delta-path IPCW-TMLE (the function falls back to weighted complete-case), and the matched-vs-full plasmode diagnostic that would disambiguate whether the 0.5-to-1 percentage-point gap between the matched (RD = 0.026) and full-cohort (RD = 0.031) TMLE estimates is sampling noise plus the efficiency cost of matching, an effect- modification signal, or a positivity-strain signal. That diagnostic is on the cleanTMLE 0.2 roadmap.</w:t>
      </w:r>
    </w:p>
    <w:p w14:paraId="28E7397C" w14:textId="77777777" w:rsidR="00FD4489" w:rsidRDefault="00000000">
      <w:pPr>
        <w:pStyle w:val="BodyText"/>
      </w:pPr>
      <w:r>
        <w:t>At the pre-outcome decision point (</w:t>
      </w:r>
      <w:r>
        <w:rPr>
          <w:rStyle w:val="VerbatimChar"/>
        </w:rPr>
        <w:t>authorize_outcome_analysis()</w:t>
      </w:r>
      <w:r>
        <w:t>), the two passing negative controls and the plasmode metrics support a GO classification. Three of the five prespecified negative-control endpoints (</w:t>
      </w:r>
      <w:r>
        <w:rPr>
          <w:rStyle w:val="VerbatimChar"/>
        </w:rPr>
        <w:t>chronic_diabetes_insulin</w:t>
      </w:r>
      <w:r>
        <w:t xml:space="preserve">, </w:t>
      </w:r>
      <w:r>
        <w:rPr>
          <w:rStyle w:val="VerbatimChar"/>
        </w:rPr>
        <w:t>chronic_hiv_art</w:t>
      </w:r>
      <w:r>
        <w:t xml:space="preserve">, and </w:t>
      </w:r>
      <w:r>
        <w:rPr>
          <w:rStyle w:val="VerbatimChar"/>
        </w:rPr>
        <w:t>fuel_wood</w:t>
      </w:r>
      <w:r>
        <w:t xml:space="preserve">) were dropped from the NC analysis at the data-sanitisation step because they failed near-zero-variance filtering on the locked cohort; only </w:t>
      </w:r>
      <w:r>
        <w:rPr>
          <w:rStyle w:val="VerbatimChar"/>
        </w:rPr>
        <w:t>chronic_hypertension</w:t>
      </w:r>
      <w:r>
        <w:t xml:space="preserve"> and </w:t>
      </w:r>
      <w:r>
        <w:rPr>
          <w:rStyle w:val="VerbatimChar"/>
        </w:rPr>
        <w:t>household_urban</w:t>
      </w:r>
      <w:r>
        <w:t xml:space="preserve"> carried enough variation to fit a stable PS-adjusted model. The audit log records the three drops alongside the two passing checkpoints, and the residual-confounding argument in this study therefore rests on a narrower NC panel than the SAP originally specified. The analysis is then unmasked and the outcome-analysis functions run.</w:t>
      </w:r>
    </w:p>
    <w:p w14:paraId="49950DA2" w14:textId="77777777" w:rsidR="00FD4489" w:rsidRDefault="00000000">
      <w:pPr>
        <w:pStyle w:val="Heading2"/>
      </w:pPr>
      <w:bookmarkStart w:id="104" w:name="effect-estimates"/>
      <w:bookmarkEnd w:id="103"/>
      <w:r>
        <w:lastRenderedPageBreak/>
        <w:t>9.5 Effect estimates</w:t>
      </w:r>
    </w:p>
    <w:p w14:paraId="7638EA8C" w14:textId="77777777" w:rsidR="00FD4489" w:rsidRDefault="00000000">
      <w:pPr>
        <w:pStyle w:val="TableCaption"/>
      </w:pPr>
      <w:r>
        <w:t xml:space="preserve">rescueCo binary-outcome estimates (good functional outcome at 6 months, GOSE &gt; 4) with the target population for each estimator. All six estimates produced by cleanTMLE 0.1.1 following the staged-analysis vignette. The last row is a </w:t>
      </w:r>
      <w:r>
        <w:rPr>
          <w:iCs/>
        </w:rPr>
        <w:t>complete-outcome</w:t>
      </w:r>
      <w:r>
        <w:t xml:space="preserve"> TMLE with inverse-probability-of-censoring weights: the estimand is intended to recover the full-cohort marginal contrast under the missingness model, but the implementation is currently a weighted complete-case estimating procedure (N = 1,277 complete-outcome rows). The full-cohort </w:t>
      </w:r>
      <w:r>
        <w:rPr>
          <w:rStyle w:val="VerbatimChar"/>
        </w:rPr>
        <w:t>tmle::tmle()</w:t>
      </w:r>
      <w:r>
        <w:t xml:space="preserve"> Delta-path raised an error on this lock and </w:t>
      </w:r>
      <w:r>
        <w:rPr>
          <w:rStyle w:val="VerbatimChar"/>
        </w:rPr>
        <w:t>run_ipcw_tmle()</w:t>
      </w:r>
      <w:r>
        <w:t xml:space="preserve"> fell back to the complete-case path with IPCW obsWeights; the function records </w:t>
      </w:r>
      <w:r>
        <w:rPr>
          <w:rStyle w:val="VerbatimChar"/>
        </w:rPr>
        <w:t>method_used = 'ipcw_weighted_complete_case'</w:t>
      </w:r>
      <w:r>
        <w:t xml:space="preserve"> in the result object. A full-cohort Delta-path run is on the cleanTMLE 0.2 roadmap once the upstream </w:t>
      </w:r>
      <w:r>
        <w:rPr>
          <w:rStyle w:val="VerbatimChar"/>
        </w:rPr>
        <w:t>tmle</w:t>
      </w:r>
      <w:r>
        <w:t xml:space="preserve"> interface is pinned.</w:t>
      </w:r>
    </w:p>
    <w:tbl>
      <w:tblPr>
        <w:tblStyle w:val="Table"/>
        <w:tblW w:w="5000" w:type="pct"/>
        <w:tblLayout w:type="fixed"/>
        <w:tblLook w:val="0020" w:firstRow="1" w:lastRow="0" w:firstColumn="0" w:lastColumn="0" w:noHBand="0" w:noVBand="0"/>
      </w:tblPr>
      <w:tblGrid>
        <w:gridCol w:w="2736"/>
        <w:gridCol w:w="4994"/>
        <w:gridCol w:w="341"/>
        <w:gridCol w:w="479"/>
        <w:gridCol w:w="547"/>
        <w:gridCol w:w="479"/>
      </w:tblGrid>
      <w:tr w:rsidR="00FD4489" w14:paraId="0662E580" w14:textId="77777777" w:rsidTr="00FD4489">
        <w:trPr>
          <w:cnfStyle w:val="100000000000" w:firstRow="1" w:lastRow="0" w:firstColumn="0" w:lastColumn="0" w:oddVBand="0" w:evenVBand="0" w:oddHBand="0" w:evenHBand="0" w:firstRowFirstColumn="0" w:firstRowLastColumn="0" w:lastRowFirstColumn="0" w:lastRowLastColumn="0"/>
          <w:tblHeader/>
        </w:trPr>
        <w:tc>
          <w:tcPr>
            <w:tcW w:w="2262" w:type="dxa"/>
          </w:tcPr>
          <w:p w14:paraId="008AEFE1" w14:textId="77777777" w:rsidR="00FD4489" w:rsidRDefault="00000000">
            <w:pPr>
              <w:pStyle w:val="Compact"/>
            </w:pPr>
            <w:r>
              <w:t>Method</w:t>
            </w:r>
          </w:p>
        </w:tc>
        <w:tc>
          <w:tcPr>
            <w:tcW w:w="4129" w:type="dxa"/>
          </w:tcPr>
          <w:p w14:paraId="6D213751" w14:textId="77777777" w:rsidR="00FD4489" w:rsidRDefault="00000000">
            <w:pPr>
              <w:pStyle w:val="Compact"/>
            </w:pPr>
            <w:r>
              <w:t>Target population</w:t>
            </w:r>
          </w:p>
        </w:tc>
        <w:tc>
          <w:tcPr>
            <w:tcW w:w="282" w:type="dxa"/>
          </w:tcPr>
          <w:p w14:paraId="2E54218E" w14:textId="77777777" w:rsidR="00FD4489" w:rsidRDefault="00000000">
            <w:pPr>
              <w:pStyle w:val="Compact"/>
              <w:jc w:val="right"/>
            </w:pPr>
            <w:r>
              <w:t>N</w:t>
            </w:r>
          </w:p>
        </w:tc>
        <w:tc>
          <w:tcPr>
            <w:tcW w:w="396" w:type="dxa"/>
          </w:tcPr>
          <w:p w14:paraId="6C97FEA7" w14:textId="77777777" w:rsidR="00FD4489" w:rsidRDefault="00000000">
            <w:pPr>
              <w:pStyle w:val="Compact"/>
              <w:jc w:val="right"/>
            </w:pPr>
            <w:r>
              <w:t>RD</w:t>
            </w:r>
          </w:p>
        </w:tc>
        <w:tc>
          <w:tcPr>
            <w:tcW w:w="452" w:type="dxa"/>
          </w:tcPr>
          <w:p w14:paraId="1E11441B" w14:textId="77777777" w:rsidR="00FD4489" w:rsidRDefault="00000000">
            <w:pPr>
              <w:pStyle w:val="Compact"/>
              <w:jc w:val="right"/>
            </w:pPr>
            <w:r>
              <w:t>CI_lo</w:t>
            </w:r>
          </w:p>
        </w:tc>
        <w:tc>
          <w:tcPr>
            <w:tcW w:w="396" w:type="dxa"/>
          </w:tcPr>
          <w:p w14:paraId="176E87F8" w14:textId="77777777" w:rsidR="00FD4489" w:rsidRDefault="00000000">
            <w:pPr>
              <w:pStyle w:val="Compact"/>
              <w:jc w:val="right"/>
            </w:pPr>
            <w:r>
              <w:t>CI_hi</w:t>
            </w:r>
          </w:p>
        </w:tc>
      </w:tr>
      <w:tr w:rsidR="00FD4489" w14:paraId="0B4F9D8A" w14:textId="77777777">
        <w:tc>
          <w:tcPr>
            <w:tcW w:w="2262" w:type="dxa"/>
          </w:tcPr>
          <w:p w14:paraId="1B0B2004" w14:textId="77777777" w:rsidR="00FD4489" w:rsidRDefault="00000000">
            <w:pPr>
              <w:pStyle w:val="Compact"/>
            </w:pPr>
            <w:r>
              <w:t>Crude (unadjusted)</w:t>
            </w:r>
          </w:p>
        </w:tc>
        <w:tc>
          <w:tcPr>
            <w:tcW w:w="4129" w:type="dxa"/>
          </w:tcPr>
          <w:p w14:paraId="14D7FBFE" w14:textId="77777777" w:rsidR="00FD4489" w:rsidRDefault="00000000">
            <w:pPr>
              <w:pStyle w:val="Compact"/>
            </w:pPr>
            <w:r>
              <w:t>Complete-outcome subset</w:t>
            </w:r>
          </w:p>
        </w:tc>
        <w:tc>
          <w:tcPr>
            <w:tcW w:w="282" w:type="dxa"/>
          </w:tcPr>
          <w:p w14:paraId="3CEAFE24" w14:textId="77777777" w:rsidR="00FD4489" w:rsidRDefault="00000000">
            <w:pPr>
              <w:pStyle w:val="Compact"/>
              <w:jc w:val="right"/>
            </w:pPr>
            <w:r>
              <w:t>1277</w:t>
            </w:r>
          </w:p>
        </w:tc>
        <w:tc>
          <w:tcPr>
            <w:tcW w:w="396" w:type="dxa"/>
          </w:tcPr>
          <w:p w14:paraId="1E246DC4" w14:textId="77777777" w:rsidR="00FD4489" w:rsidRDefault="00000000">
            <w:pPr>
              <w:pStyle w:val="Compact"/>
              <w:jc w:val="right"/>
            </w:pPr>
            <w:r>
              <w:t>0.0370</w:t>
            </w:r>
          </w:p>
        </w:tc>
        <w:tc>
          <w:tcPr>
            <w:tcW w:w="452" w:type="dxa"/>
          </w:tcPr>
          <w:p w14:paraId="7693C500" w14:textId="77777777" w:rsidR="00FD4489" w:rsidRDefault="00000000">
            <w:pPr>
              <w:pStyle w:val="Compact"/>
              <w:jc w:val="right"/>
            </w:pPr>
            <w:r>
              <w:t>0.0031</w:t>
            </w:r>
          </w:p>
        </w:tc>
        <w:tc>
          <w:tcPr>
            <w:tcW w:w="396" w:type="dxa"/>
          </w:tcPr>
          <w:p w14:paraId="1DF9982C" w14:textId="77777777" w:rsidR="00FD4489" w:rsidRDefault="00000000">
            <w:pPr>
              <w:pStyle w:val="Compact"/>
              <w:jc w:val="right"/>
            </w:pPr>
            <w:r>
              <w:t>0.0708</w:t>
            </w:r>
          </w:p>
        </w:tc>
      </w:tr>
      <w:tr w:rsidR="00FD4489" w14:paraId="7B567166" w14:textId="77777777">
        <w:tc>
          <w:tcPr>
            <w:tcW w:w="2262" w:type="dxa"/>
          </w:tcPr>
          <w:p w14:paraId="085B6A8A" w14:textId="77777777" w:rsidR="00FD4489" w:rsidRDefault="00000000">
            <w:pPr>
              <w:pStyle w:val="Compact"/>
            </w:pPr>
            <w:r>
              <w:t>PS matching</w:t>
            </w:r>
          </w:p>
        </w:tc>
        <w:tc>
          <w:tcPr>
            <w:tcW w:w="4129" w:type="dxa"/>
          </w:tcPr>
          <w:p w14:paraId="3612D479" w14:textId="77777777" w:rsidR="00FD4489" w:rsidRDefault="00000000">
            <w:pPr>
              <w:pStyle w:val="Compact"/>
            </w:pPr>
            <w:r>
              <w:t>Matched subset (overlap)</w:t>
            </w:r>
          </w:p>
        </w:tc>
        <w:tc>
          <w:tcPr>
            <w:tcW w:w="282" w:type="dxa"/>
          </w:tcPr>
          <w:p w14:paraId="0B6E0379" w14:textId="77777777" w:rsidR="00FD4489" w:rsidRDefault="00000000">
            <w:pPr>
              <w:pStyle w:val="Compact"/>
              <w:jc w:val="right"/>
            </w:pPr>
            <w:r>
              <w:t>615</w:t>
            </w:r>
          </w:p>
        </w:tc>
        <w:tc>
          <w:tcPr>
            <w:tcW w:w="396" w:type="dxa"/>
          </w:tcPr>
          <w:p w14:paraId="1687E072" w14:textId="77777777" w:rsidR="00FD4489" w:rsidRDefault="00000000">
            <w:pPr>
              <w:pStyle w:val="Compact"/>
              <w:jc w:val="right"/>
            </w:pPr>
            <w:r>
              <w:t>0.0272</w:t>
            </w:r>
          </w:p>
        </w:tc>
        <w:tc>
          <w:tcPr>
            <w:tcW w:w="452" w:type="dxa"/>
          </w:tcPr>
          <w:p w14:paraId="75BA44AF" w14:textId="77777777" w:rsidR="00FD4489" w:rsidRDefault="00000000">
            <w:pPr>
              <w:pStyle w:val="Compact"/>
              <w:jc w:val="right"/>
            </w:pPr>
            <w:r>
              <w:t>-0.0198</w:t>
            </w:r>
          </w:p>
        </w:tc>
        <w:tc>
          <w:tcPr>
            <w:tcW w:w="396" w:type="dxa"/>
          </w:tcPr>
          <w:p w14:paraId="05E9F486" w14:textId="77777777" w:rsidR="00FD4489" w:rsidRDefault="00000000">
            <w:pPr>
              <w:pStyle w:val="Compact"/>
              <w:jc w:val="right"/>
            </w:pPr>
            <w:r>
              <w:t>0.0741</w:t>
            </w:r>
          </w:p>
        </w:tc>
      </w:tr>
      <w:tr w:rsidR="00FD4489" w14:paraId="25B0AD62" w14:textId="77777777">
        <w:tc>
          <w:tcPr>
            <w:tcW w:w="2262" w:type="dxa"/>
          </w:tcPr>
          <w:p w14:paraId="3E494327" w14:textId="77777777" w:rsidR="00FD4489" w:rsidRDefault="00000000">
            <w:pPr>
              <w:pStyle w:val="Compact"/>
            </w:pPr>
            <w:r>
              <w:t>IPTW (stabilised)</w:t>
            </w:r>
          </w:p>
        </w:tc>
        <w:tc>
          <w:tcPr>
            <w:tcW w:w="4129" w:type="dxa"/>
          </w:tcPr>
          <w:p w14:paraId="1BA1F4A1" w14:textId="77777777" w:rsidR="00FD4489" w:rsidRDefault="00000000">
            <w:pPr>
              <w:pStyle w:val="Compact"/>
            </w:pPr>
            <w:r>
              <w:t>Full eligible cohort</w:t>
            </w:r>
          </w:p>
        </w:tc>
        <w:tc>
          <w:tcPr>
            <w:tcW w:w="282" w:type="dxa"/>
          </w:tcPr>
          <w:p w14:paraId="2F328694" w14:textId="77777777" w:rsidR="00FD4489" w:rsidRDefault="00000000">
            <w:pPr>
              <w:pStyle w:val="Compact"/>
              <w:jc w:val="right"/>
            </w:pPr>
            <w:r>
              <w:t>1693</w:t>
            </w:r>
          </w:p>
        </w:tc>
        <w:tc>
          <w:tcPr>
            <w:tcW w:w="396" w:type="dxa"/>
          </w:tcPr>
          <w:p w14:paraId="4061972F" w14:textId="77777777" w:rsidR="00FD4489" w:rsidRDefault="00000000">
            <w:pPr>
              <w:pStyle w:val="Compact"/>
              <w:jc w:val="right"/>
            </w:pPr>
            <w:r>
              <w:t>0.0366</w:t>
            </w:r>
          </w:p>
        </w:tc>
        <w:tc>
          <w:tcPr>
            <w:tcW w:w="452" w:type="dxa"/>
          </w:tcPr>
          <w:p w14:paraId="7AF1C17C" w14:textId="77777777" w:rsidR="00FD4489" w:rsidRDefault="00000000">
            <w:pPr>
              <w:pStyle w:val="Compact"/>
              <w:jc w:val="right"/>
            </w:pPr>
            <w:r>
              <w:t>0.0017</w:t>
            </w:r>
          </w:p>
        </w:tc>
        <w:tc>
          <w:tcPr>
            <w:tcW w:w="396" w:type="dxa"/>
          </w:tcPr>
          <w:p w14:paraId="2798A2F7" w14:textId="77777777" w:rsidR="00FD4489" w:rsidRDefault="00000000">
            <w:pPr>
              <w:pStyle w:val="Compact"/>
              <w:jc w:val="right"/>
            </w:pPr>
            <w:r>
              <w:t>0.0714</w:t>
            </w:r>
          </w:p>
        </w:tc>
      </w:tr>
      <w:tr w:rsidR="00FD4489" w14:paraId="44C16CD7" w14:textId="77777777">
        <w:tc>
          <w:tcPr>
            <w:tcW w:w="2262" w:type="dxa"/>
          </w:tcPr>
          <w:p w14:paraId="05F83F4E" w14:textId="77777777" w:rsidR="00FD4489" w:rsidRDefault="00000000">
            <w:pPr>
              <w:pStyle w:val="Compact"/>
            </w:pPr>
            <w:r>
              <w:t>Full-cohort TMLE</w:t>
            </w:r>
          </w:p>
        </w:tc>
        <w:tc>
          <w:tcPr>
            <w:tcW w:w="4129" w:type="dxa"/>
          </w:tcPr>
          <w:p w14:paraId="1FA13761" w14:textId="77777777" w:rsidR="00FD4489" w:rsidRDefault="00000000">
            <w:pPr>
              <w:pStyle w:val="Compact"/>
            </w:pPr>
            <w:r>
              <w:t>Full eligible cohort</w:t>
            </w:r>
          </w:p>
        </w:tc>
        <w:tc>
          <w:tcPr>
            <w:tcW w:w="282" w:type="dxa"/>
          </w:tcPr>
          <w:p w14:paraId="06D645E1" w14:textId="77777777" w:rsidR="00FD4489" w:rsidRDefault="00000000">
            <w:pPr>
              <w:pStyle w:val="Compact"/>
              <w:jc w:val="right"/>
            </w:pPr>
            <w:r>
              <w:t>1693</w:t>
            </w:r>
          </w:p>
        </w:tc>
        <w:tc>
          <w:tcPr>
            <w:tcW w:w="396" w:type="dxa"/>
          </w:tcPr>
          <w:p w14:paraId="654380B5" w14:textId="77777777" w:rsidR="00FD4489" w:rsidRDefault="00000000">
            <w:pPr>
              <w:pStyle w:val="Compact"/>
              <w:jc w:val="right"/>
            </w:pPr>
            <w:r>
              <w:t>0.0306</w:t>
            </w:r>
          </w:p>
        </w:tc>
        <w:tc>
          <w:tcPr>
            <w:tcW w:w="452" w:type="dxa"/>
          </w:tcPr>
          <w:p w14:paraId="69AD93E4" w14:textId="77777777" w:rsidR="00FD4489" w:rsidRDefault="00000000">
            <w:pPr>
              <w:pStyle w:val="Compact"/>
              <w:jc w:val="right"/>
            </w:pPr>
            <w:r>
              <w:t>-0.0012</w:t>
            </w:r>
          </w:p>
        </w:tc>
        <w:tc>
          <w:tcPr>
            <w:tcW w:w="396" w:type="dxa"/>
          </w:tcPr>
          <w:p w14:paraId="430F807F" w14:textId="77777777" w:rsidR="00FD4489" w:rsidRDefault="00000000">
            <w:pPr>
              <w:pStyle w:val="Compact"/>
              <w:jc w:val="right"/>
            </w:pPr>
            <w:r>
              <w:t>0.0623</w:t>
            </w:r>
          </w:p>
        </w:tc>
      </w:tr>
      <w:tr w:rsidR="00FD4489" w14:paraId="35ED2EA3" w14:textId="77777777">
        <w:tc>
          <w:tcPr>
            <w:tcW w:w="2262" w:type="dxa"/>
          </w:tcPr>
          <w:p w14:paraId="4B7952BD" w14:textId="77777777" w:rsidR="00FD4489" w:rsidRDefault="00000000">
            <w:pPr>
              <w:pStyle w:val="Compact"/>
            </w:pPr>
            <w:r>
              <w:t>Matched-cohort TMLE</w:t>
            </w:r>
          </w:p>
        </w:tc>
        <w:tc>
          <w:tcPr>
            <w:tcW w:w="4129" w:type="dxa"/>
          </w:tcPr>
          <w:p w14:paraId="08680650" w14:textId="77777777" w:rsidR="00FD4489" w:rsidRDefault="00000000">
            <w:pPr>
              <w:pStyle w:val="Compact"/>
            </w:pPr>
            <w:r>
              <w:t>Matched subset (overlap)</w:t>
            </w:r>
          </w:p>
        </w:tc>
        <w:tc>
          <w:tcPr>
            <w:tcW w:w="282" w:type="dxa"/>
          </w:tcPr>
          <w:p w14:paraId="19C6E2E3" w14:textId="77777777" w:rsidR="00FD4489" w:rsidRDefault="00000000">
            <w:pPr>
              <w:pStyle w:val="Compact"/>
              <w:jc w:val="right"/>
            </w:pPr>
            <w:r>
              <w:t>1230</w:t>
            </w:r>
          </w:p>
        </w:tc>
        <w:tc>
          <w:tcPr>
            <w:tcW w:w="396" w:type="dxa"/>
          </w:tcPr>
          <w:p w14:paraId="7DFADE4D" w14:textId="77777777" w:rsidR="00FD4489" w:rsidRDefault="00000000">
            <w:pPr>
              <w:pStyle w:val="Compact"/>
              <w:jc w:val="right"/>
            </w:pPr>
            <w:r>
              <w:t>0.0259</w:t>
            </w:r>
          </w:p>
        </w:tc>
        <w:tc>
          <w:tcPr>
            <w:tcW w:w="452" w:type="dxa"/>
          </w:tcPr>
          <w:p w14:paraId="1C2F26E3" w14:textId="77777777" w:rsidR="00FD4489" w:rsidRDefault="00000000">
            <w:pPr>
              <w:pStyle w:val="Compact"/>
              <w:jc w:val="right"/>
            </w:pPr>
            <w:r>
              <w:t>-0.0150</w:t>
            </w:r>
          </w:p>
        </w:tc>
        <w:tc>
          <w:tcPr>
            <w:tcW w:w="396" w:type="dxa"/>
          </w:tcPr>
          <w:p w14:paraId="57F39021" w14:textId="77777777" w:rsidR="00FD4489" w:rsidRDefault="00000000">
            <w:pPr>
              <w:pStyle w:val="Compact"/>
              <w:jc w:val="right"/>
            </w:pPr>
            <w:r>
              <w:t>0.0668</w:t>
            </w:r>
          </w:p>
        </w:tc>
      </w:tr>
      <w:tr w:rsidR="00FD4489" w14:paraId="68586D7E" w14:textId="77777777">
        <w:tc>
          <w:tcPr>
            <w:tcW w:w="2262" w:type="dxa"/>
          </w:tcPr>
          <w:p w14:paraId="6722E539" w14:textId="77777777" w:rsidR="00FD4489" w:rsidRDefault="00000000">
            <w:pPr>
              <w:pStyle w:val="Compact"/>
            </w:pPr>
            <w:r>
              <w:t>Complete-outcome TMLE with IPCW weights</w:t>
            </w:r>
          </w:p>
        </w:tc>
        <w:tc>
          <w:tcPr>
            <w:tcW w:w="4129" w:type="dxa"/>
          </w:tcPr>
          <w:p w14:paraId="40C0BCE2" w14:textId="77777777" w:rsidR="00FD4489" w:rsidRDefault="00000000">
            <w:pPr>
              <w:pStyle w:val="Compact"/>
            </w:pPr>
            <w:r>
              <w:t>Complete-outcome rows, weighted toward the full-cohort marginal contrast</w:t>
            </w:r>
          </w:p>
        </w:tc>
        <w:tc>
          <w:tcPr>
            <w:tcW w:w="282" w:type="dxa"/>
          </w:tcPr>
          <w:p w14:paraId="3D1B09A3" w14:textId="77777777" w:rsidR="00FD4489" w:rsidRDefault="00000000">
            <w:pPr>
              <w:pStyle w:val="Compact"/>
              <w:jc w:val="right"/>
            </w:pPr>
            <w:r>
              <w:t>1277</w:t>
            </w:r>
          </w:p>
        </w:tc>
        <w:tc>
          <w:tcPr>
            <w:tcW w:w="396" w:type="dxa"/>
          </w:tcPr>
          <w:p w14:paraId="514D7C65" w14:textId="77777777" w:rsidR="00FD4489" w:rsidRDefault="00000000">
            <w:pPr>
              <w:pStyle w:val="Compact"/>
              <w:jc w:val="right"/>
            </w:pPr>
            <w:r>
              <w:t>0.0326</w:t>
            </w:r>
          </w:p>
        </w:tc>
        <w:tc>
          <w:tcPr>
            <w:tcW w:w="452" w:type="dxa"/>
          </w:tcPr>
          <w:p w14:paraId="24AA01CA" w14:textId="77777777" w:rsidR="00FD4489" w:rsidRDefault="00000000">
            <w:pPr>
              <w:pStyle w:val="Compact"/>
              <w:jc w:val="right"/>
            </w:pPr>
            <w:r>
              <w:t>-0.0004</w:t>
            </w:r>
          </w:p>
        </w:tc>
        <w:tc>
          <w:tcPr>
            <w:tcW w:w="396" w:type="dxa"/>
          </w:tcPr>
          <w:p w14:paraId="291366B8" w14:textId="77777777" w:rsidR="00FD4489" w:rsidRDefault="00000000">
            <w:pPr>
              <w:pStyle w:val="Compact"/>
              <w:jc w:val="right"/>
            </w:pPr>
            <w:r>
              <w:t>0.0656</w:t>
            </w:r>
          </w:p>
        </w:tc>
      </w:tr>
    </w:tbl>
    <w:p w14:paraId="236D7402" w14:textId="77777777" w:rsidR="00FD4489" w:rsidRDefault="00000000">
      <w:pPr>
        <w:pStyle w:val="BodyText"/>
      </w:pPr>
      <w:r>
        <w:lastRenderedPageBreak/>
        <w:t>The six estimators agree on direction. The crude unadjusted contrast (RD = 0.037) and the stabilised IPTW (RD = 0.037) sit at the upper end of the range, with 95 % confidence intervals that exclude zero. The simulation-locked full-cohort TMLE (the prespecified primary estimator) returns RD = 0.031 with a 95 % CI that just crosses zero (−0.001, 0.062). The complete-outcome TMLE with IPCW weights, which uses inverse-probability-of-censoring weights to recover the full-cohort marginal contrast under the missingness model, returns RD = 0.033 with a CI that just crosses zero (−0.0004, 0.066). The two matching-based estimators give the smallest point estimates (RD = 0.027 for matched RD without further adjustment; RD = 0.026 for matched-cohort TMLE) and the widest CIs, reflecting the smaller matched-pair samples (n = 615 and n = 1230). The full-cohort TMLE remains the prespecified primary because it is doubly robust and uses the locked propensity-score truncation chosen at Stage 2b on the full cohort; the IPCW-TMLE is the prespecified missing-outcome sensitivity row.</w:t>
      </w:r>
    </w:p>
    <w:p w14:paraId="39084685" w14:textId="77777777" w:rsidR="00FD4489" w:rsidRDefault="00000000">
      <w:pPr>
        <w:pStyle w:val="BodyText"/>
      </w:pPr>
      <w:r>
        <w:t xml:space="preserve">Following Gruber, Lee, et al. (2024) (Step 5) and Dı́az and Laan (2013), we report a tipping-point bound on the simulation-locked full-cohort TMLE estimate via </w:t>
      </w:r>
      <w:r>
        <w:rPr>
          <w:rStyle w:val="VerbatimChar"/>
        </w:rPr>
        <w:t>tipping_point_sensitivity()</w:t>
      </w:r>
      <w:r>
        <w:t xml:space="preserve">. The lower CI bound sits 0.0012 below zero, so the qualitative conclusion is already that the data are consistent with no effect; the function returns 0.0012 as the distance from zero. The IPTW estimate, whose lower bound is 0.0017 above zero, would be flipped through zero by a residual bias of 0.0017 (4.6 % of the IPTW point estimate). The E-value (VanderWeele and Ding 2017) for the full-cohort TMLE is 1.22 (CI bound 1.00), small in either case. The qualitative reading is “Rescue.Co transport is consistent with a small favourable shift in functional outcome; the prespecified primary estimator does not confirm the signal under the prespecified workflow at </w:t>
      </w:r>
      <m:oMath>
        <m:r>
          <w:rPr>
            <w:rFonts w:ascii="Cambria Math" w:hAnsi="Cambria Math"/>
          </w:rPr>
          <m:t>α</m:t>
        </m:r>
        <m:r>
          <m:rPr>
            <m:sty m:val="p"/>
          </m:rPr>
          <w:rPr>
            <w:rFonts w:ascii="Cambria Math" w:hAnsi="Cambria Math"/>
          </w:rPr>
          <m:t>=</m:t>
        </m:r>
        <m:r>
          <w:rPr>
            <w:rFonts w:ascii="Cambria Math" w:hAnsi="Cambria Math"/>
          </w:rPr>
          <m:t>0.05</m:t>
        </m:r>
      </m:oMath>
      <w:r>
        <w:t>, and the analysis proceeded under prespecified diagnostics.” An unmeasured confounder of the strength suggested by the healthcare-worker strike, or by the inter-facility transfer imbalance (40.7 % of non-Rescue.Co versus 2.5 % of Rescue.Co ambulance arrivals were transfers, all excluded from the analytic cohort), would push any of the six estimates further toward null.</w:t>
      </w:r>
    </w:p>
    <w:p w14:paraId="0D863556" w14:textId="77777777" w:rsidR="00FD4489" w:rsidRDefault="00000000">
      <w:pPr>
        <w:pStyle w:val="Heading2"/>
      </w:pPr>
      <w:bookmarkStart w:id="105" w:name="Xc7557c3308f3f2c598231e06131cd13238ac1eb"/>
      <w:bookmarkEnd w:id="104"/>
      <w:r>
        <w:t>9.6 What the case study tells us about the workflow</w:t>
      </w:r>
    </w:p>
    <w:p w14:paraId="70B8CF9F" w14:textId="77777777" w:rsidR="00FD4489" w:rsidRDefault="00000000">
      <w:pPr>
        <w:pStyle w:val="Heading3"/>
      </w:pPr>
      <w:bookmarkStart w:id="106" w:name="X4a7de7fd9cca2a3eb7ce1d9546acd05cc50d75c"/>
      <w:r>
        <w:t>9.6.1 Prespecification, audit, and the pre-outcome decision</w:t>
      </w:r>
    </w:p>
    <w:p w14:paraId="7D020D7B" w14:textId="77777777" w:rsidR="00FD4489" w:rsidRDefault="00000000">
      <w:pPr>
        <w:pStyle w:val="FirstParagraph"/>
      </w:pPr>
      <w:r>
        <w:t xml:space="preserve">The decision log captured every prespecified analytic choice (transfer exclusion, GOSE construction, truncation thresholds) with timestamps. Outcome-analysis functions did not run until the prespecified workflow had been completed, and the analysis-lock fingerprint reconciled on every reload. One real gap surfaced: the audit trail did not capture covariates dropped for near-zero variance during data sanitisation, because those drops occurred upstream of the negative-control fits rather than at fit time. The cleanTMLE 0.1.1 fix only partially closes that gap. With that caveat, the prespecification and audit functions performed as described in </w:t>
      </w:r>
      <w:hyperlink w:anchor="sec-framework">
        <w:r>
          <w:rPr>
            <w:rStyle w:val="Hyperlink"/>
          </w:rPr>
          <w:t>Section 4</w:t>
        </w:r>
      </w:hyperlink>
      <w:r>
        <w:t>.</w:t>
      </w:r>
    </w:p>
    <w:p w14:paraId="52CC184D" w14:textId="77777777" w:rsidR="00FD4489" w:rsidRDefault="00000000">
      <w:pPr>
        <w:pStyle w:val="Heading3"/>
      </w:pPr>
      <w:bookmarkStart w:id="107" w:name="outcome-blind-plasmode"/>
      <w:bookmarkEnd w:id="106"/>
      <w:r>
        <w:lastRenderedPageBreak/>
        <w:t>9.6.2 Outcome-blind plasmode</w:t>
      </w:r>
    </w:p>
    <w:p w14:paraId="7ACD1C1C" w14:textId="77777777" w:rsidR="00FD4489" w:rsidRDefault="00000000">
      <w:pPr>
        <w:pStyle w:val="FirstParagraph"/>
      </w:pPr>
      <w:r>
        <w:t>Stage 2b feasibility coverage of 0.94 with bias below 0.001 across 50 replicates is the kind of design validation a reviewer would want. Stage 2c then runs the full DQ stress test (</w:t>
      </w:r>
      <w:r>
        <w:rPr>
          <w:rStyle w:val="VerbatimChar"/>
        </w:rPr>
        <w:t>run_plasmode_dq_stress()</w:t>
      </w:r>
      <w:r>
        <w:t xml:space="preserve">) over the four threats and produces a structural pass on each scenario. [NOTE: the bundled low-replicate run uses 3 replicates per scenario × severity cell and is retained only as a fast reproducibility example. The case-study DQ results should not be interpreted inferentially from </w:t>
      </w:r>
      <w:r>
        <w:rPr>
          <w:rStyle w:val="VerbatimChar"/>
        </w:rPr>
        <w:t>n_sims = 3</w:t>
      </w:r>
      <w:r>
        <w:t xml:space="preserve">. A </w:t>
      </w:r>
      <w:r>
        <w:rPr>
          <w:rStyle w:val="VerbatimChar"/>
        </w:rPr>
        <w:t>n_reps = 200</w:t>
      </w:r>
      <w:r>
        <w:t xml:space="preserve"> configuration is provided in </w:t>
      </w:r>
      <w:r>
        <w:rPr>
          <w:rStyle w:val="VerbatimChar"/>
        </w:rPr>
        <w:t>inst/extdata/rescueco_dq_full.yml</w:t>
      </w:r>
      <w:r>
        <w:t xml:space="preserve"> to confirm the minimax winner under sufficient replicates.] The four threats encoded by </w:t>
      </w:r>
      <w:r>
        <w:rPr>
          <w:rStyle w:val="VerbatimChar"/>
        </w:rPr>
        <w:t>run_plasmode_dq_stress()</w:t>
      </w:r>
      <w:r>
        <w:t xml:space="preserve"> (covariate MCAR, exposure misclassification, outcome misclassification, latent </w:t>
      </w:r>
      <m:oMath>
        <m:r>
          <w:rPr>
            <w:rFonts w:ascii="Cambria Math" w:hAnsi="Cambria Math"/>
          </w:rPr>
          <m:t>U</m:t>
        </m:r>
      </m:oMath>
      <w:r>
        <w:t>) do not cover two design challenges that mattered in the rescueCo study, the strike-window confounder and the inter-facility transfer imbalance, which motivates the time-window and MAR / MNAR extensions planned for cleanTMLE 0.2.</w:t>
      </w:r>
    </w:p>
    <w:p w14:paraId="29BC4BB8" w14:textId="77777777" w:rsidR="00FD4489" w:rsidRDefault="00000000">
      <w:pPr>
        <w:pStyle w:val="Heading3"/>
      </w:pPr>
      <w:bookmarkStart w:id="108" w:name="X11b03251d4243965818c23e078e2e7dfe52b4c9"/>
      <w:bookmarkEnd w:id="107"/>
      <w:r>
        <w:t>9.6.3 Estimator functions and real-data robustness</w:t>
      </w:r>
    </w:p>
    <w:p w14:paraId="37B19AE6" w14:textId="77777777" w:rsidR="00FD4489" w:rsidRDefault="00000000">
      <w:pPr>
        <w:pStyle w:val="FirstParagraph"/>
      </w:pPr>
      <w:r>
        <w:t xml:space="preserve">Applying cleanTMLE 0.1.0 to the rescueCo lock surfaced more than a dozen distinct issues, six of them blocking, which the companion 0.1.1 release addresses. The marquee problem was that </w:t>
      </w:r>
      <w:r>
        <w:rPr>
          <w:rStyle w:val="VerbatimChar"/>
        </w:rPr>
        <w:t>run_plasmode_dq_stress()</w:t>
      </w:r>
      <w:r>
        <w:t xml:space="preserve"> failed with </w:t>
      </w:r>
      <w:r>
        <w:rPr>
          <w:rStyle w:val="VerbatimChar"/>
        </w:rPr>
        <w:t>"mu must be a nonempty numeric vector"</w:t>
      </w:r>
      <w:r>
        <w:t xml:space="preserve"> on a lock with NA in the outcome (now guarded). The step-by-step TMLE functions also refused to fit on NA outcomes (now subset to complete cases with an MCAR warning); </w:t>
      </w:r>
      <w:r>
        <w:rPr>
          <w:rStyle w:val="VerbatimChar"/>
        </w:rPr>
        <w:t>fit_ps_superlearner()</w:t>
      </w:r>
      <w:r>
        <w:t xml:space="preserve"> crashed on stale parallel backends (now defaults to plain sequential evaluation); </w:t>
      </w:r>
      <w:r>
        <w:rPr>
          <w:rStyle w:val="VerbatimChar"/>
        </w:rPr>
        <w:t>make_table1()</w:t>
      </w:r>
      <w:r>
        <w:t xml:space="preserve"> rejected a lock object (now accepts it); and </w:t>
      </w:r>
      <w:r>
        <w:rPr>
          <w:rStyle w:val="VerbatimChar"/>
        </w:rPr>
        <w:t>run_residual_confounding_stage()</w:t>
      </w:r>
      <w:r>
        <w:t xml:space="preserve"> silently dropped failed NC fits (now records each failure in the audit log). We document these candidly because the working theory of the framework is that the prespecification and audit functions should make problems visible, including problems with the package itself, rather than absorb them into a hand-edited final table.</w:t>
      </w:r>
    </w:p>
    <w:p w14:paraId="33904737" w14:textId="77777777" w:rsidR="00FD4489" w:rsidRDefault="00000000">
      <w:pPr>
        <w:pStyle w:val="BodyText"/>
      </w:pPr>
      <w:r>
        <w:t xml:space="preserve">The full release notes are in </w:t>
      </w:r>
      <w:r>
        <w:rPr>
          <w:rStyle w:val="VerbatimChar"/>
        </w:rPr>
        <w:t>cleanTMLE/NEWS.md</w:t>
      </w:r>
      <w:r>
        <w:t xml:space="preserve">, and the rescueCo companion repository’s </w:t>
      </w:r>
      <w:r>
        <w:rPr>
          <w:rStyle w:val="VerbatimChar"/>
        </w:rPr>
        <w:t>clean_room/results/manuscript_artifacts/</w:t>
      </w:r>
      <w:r>
        <w:t xml:space="preserve"> directory contains the data behind the tables above.</w:t>
      </w:r>
    </w:p>
    <w:p w14:paraId="4108E4C5" w14:textId="77777777" w:rsidR="00FD4489" w:rsidRDefault="00000000">
      <w:pPr>
        <w:pStyle w:val="Heading1"/>
      </w:pPr>
      <w:bookmarkStart w:id="109" w:name="sec-discussion"/>
      <w:bookmarkEnd w:id="91"/>
      <w:bookmarkEnd w:id="105"/>
      <w:bookmarkEnd w:id="108"/>
      <w:r>
        <w:t>10. Discussion</w:t>
      </w:r>
    </w:p>
    <w:p w14:paraId="0D3D209A" w14:textId="77777777" w:rsidR="00FD4489" w:rsidRDefault="00000000">
      <w:pPr>
        <w:pStyle w:val="Heading2"/>
      </w:pPr>
      <w:bookmarkStart w:id="110" w:name="what-cleantmle-contributes-operationally"/>
      <w:r>
        <w:t>10.1 What cleanTMLE contributes operationally</w:t>
      </w:r>
    </w:p>
    <w:p w14:paraId="7D186EE9" w14:textId="77777777" w:rsidR="00FD4489" w:rsidRDefault="00000000">
      <w:pPr>
        <w:pStyle w:val="FirstParagraph"/>
      </w:pPr>
      <w:r>
        <w:t xml:space="preserve">The novelty in this paper is not that cleanTMLE solves causal identification. The roadmap and target-trial literature (Dang et al. 2023; Petersen and Laan 2014; M. A. Hernán and Robins 2016) already provides that frame, and the package operates inside its estimation and pre-outcome diagnostics steps rather than around them. The novelty is that staged prespecification, estimator locking, and the pre-outcome decision rule become explicit in code: an analysis-lock object, an audit trail, a decision log, and a GO / FLAG / STOP classification of the analysis before the outcome is examined. The DQ stress test then </w:t>
      </w:r>
      <w:r>
        <w:lastRenderedPageBreak/>
        <w:t>adds a candidate-specific pre-outcome robustness screen on top of the standard plasmode loop. Together, these features support transparent reconstruction of paper-only prespecification checklists (Gruber, Lee, et al. 2024; Cashin et al. 2024) by an external reviewer.</w:t>
      </w:r>
    </w:p>
    <w:p w14:paraId="2D63DEFA" w14:textId="77777777" w:rsidR="00FD4489" w:rsidRDefault="00000000">
      <w:pPr>
        <w:pStyle w:val="Heading2"/>
      </w:pPr>
      <w:bookmarkStart w:id="111" w:name="Xe8fe9eed3aca8891054d00f72c49520182244a2"/>
      <w:bookmarkEnd w:id="110"/>
      <w:r>
        <w:t>10.2 Why the contribution is mainly operational</w:t>
      </w:r>
    </w:p>
    <w:p w14:paraId="6B6DD9E2" w14:textId="77777777" w:rsidR="00FD4489" w:rsidRDefault="00000000">
      <w:pPr>
        <w:pStyle w:val="FirstParagraph"/>
      </w:pPr>
      <w:r>
        <w:t xml:space="preserve">A useful test is to ask what kind of evidence the package can and cannot produce. cleanTMLE can document that the analyst prespecified the estimand, the set of candidate estimators, the decision thresholds, and the severity ranges; that the pre-outcome decision was made before unblinding; that the locked candidate was the one that ran on the real outcome; and that an audit trail with a fingerprint records the sequence. cleanTMLE </w:t>
      </w:r>
      <w:r>
        <w:rPr>
          <w:i/>
          <w:iCs/>
        </w:rPr>
        <w:t>cannot</w:t>
      </w:r>
      <w:r>
        <w:t xml:space="preserve"> demonstrate that the data source is fit for the regulatory question, that the exposure or outcome phenotypes have been validated, that the target population is the regulatory decision population, or that the unmeasured-confounder bound is defensible. Those remain study-level activities, anchored in target-trial protocols (M. A. Hernán and Robins 2016; Cashin et al. 2024), source-specific guidance (U.S. Food and Drug Administration 2024a, 2024b, 2021; European Medicines Agency 2024, 2026), and post-outcome sensitivity analyses (VanderWeele and Ding 2017; Lash et al. 2014; Dı́az and Laan 2013).</w:t>
      </w:r>
    </w:p>
    <w:p w14:paraId="704CB4BA" w14:textId="77777777" w:rsidR="00FD4489" w:rsidRDefault="00000000">
      <w:pPr>
        <w:pStyle w:val="Heading2"/>
      </w:pPr>
      <w:bookmarkStart w:id="112" w:name="X77d575563b1a1946325af71eab48d1c62a6f8a8"/>
      <w:bookmarkEnd w:id="111"/>
      <w:r>
        <w:t>10.3 How the workflow aligns with regulatory expectations</w:t>
      </w:r>
    </w:p>
    <w:p w14:paraId="49BE26B3" w14:textId="77777777" w:rsidR="00FD4489" w:rsidRDefault="00000000">
      <w:pPr>
        <w:pStyle w:val="FirstParagraph"/>
      </w:pPr>
      <w:r>
        <w:t xml:space="preserve">For high-stakes regulatory or confirmatory RWE, cleanTMLE is best used as one layer in a broader governed workflow. The lock and audit machinery track the prespecification and traceability that FDA RWE program guidance, EMA RWD guidance, and the NICE RWE framework expect (U.S. Food and Drug Administration 2018, 2024a, 2024c; European Medicines Agency 2024; National Institute for Health and Care Excellence 2022) and match the data-quality dimensions in the EMA RWD framework (European Medicines Agency 2026) and ICH M14 (March 2026) (International Council for Harmonisation 2026), as summarised in </w:t>
      </w:r>
      <w:hyperlink w:anchor="tbl-reg-align">
        <w:r>
          <w:rPr>
            <w:rStyle w:val="Hyperlink"/>
          </w:rPr>
          <w:t>Table 2</w:t>
        </w:r>
      </w:hyperlink>
      <w:r>
        <w:t>. The software-mediated workflow can complement, but does not replace, personnel-based access controls and independent oversight. Documented source assessment, role-based access where feasible, and structured protocol records remain the regulatory backbone, with the software arrangement sitting inside that backbone rather than substituting for it.</w:t>
      </w:r>
    </w:p>
    <w:p w14:paraId="1EDF86DB" w14:textId="77777777" w:rsidR="00FD4489" w:rsidRDefault="00000000">
      <w:pPr>
        <w:pStyle w:val="Heading2"/>
      </w:pPr>
      <w:bookmarkStart w:id="113" w:name="what-the-dq-stress-test-adds"/>
      <w:bookmarkEnd w:id="112"/>
      <w:r>
        <w:t>10.4 What the DQ stress test adds</w:t>
      </w:r>
    </w:p>
    <w:p w14:paraId="004553A2" w14:textId="77777777" w:rsidR="00FD4489" w:rsidRDefault="00000000">
      <w:pPr>
        <w:pStyle w:val="FirstParagraph"/>
      </w:pPr>
      <w:r>
        <w:t>The baseline plasmode asks which candidate has the lowest RMSE under the locked data-generating process. The DQ-augmented plasmode asks the larger question: which candidate has the lowest RMSE and also stays inside the prespecified decision thresholds across the plausible range of each threat documented in the fit-for-purpose review.</w:t>
      </w:r>
    </w:p>
    <w:p w14:paraId="7EA619AE" w14:textId="77777777" w:rsidR="00FD4489" w:rsidRDefault="00000000">
      <w:pPr>
        <w:pStyle w:val="Heading2"/>
      </w:pPr>
      <w:bookmarkStart w:id="114" w:name="comparison-with-adjacent-tools"/>
      <w:bookmarkEnd w:id="113"/>
      <w:r>
        <w:lastRenderedPageBreak/>
        <w:t>10.5 Comparison with adjacent tools</w:t>
      </w:r>
    </w:p>
    <w:p w14:paraId="45343261" w14:textId="77777777" w:rsidR="00FD4489" w:rsidRDefault="00000000">
      <w:pPr>
        <w:pStyle w:val="FirstParagraph"/>
      </w:pPr>
      <w:r>
        <w:t>E-values (VanderWeele and Ding 2017) are post-hoc and not candidate- specific. They tell the reader how strong an unmeasured confounder would have to be to nullify the observed effect. The plasmode DQ stress test is pre-hoc and candidate-specific: it tells the reviewer how biased each candidate becomes under each hypothesised strength of confounding, on the same bias / RMSE / coverage scale as the other pre-outcome diagnostics. The two are answering different questions and should both be reported.</w:t>
      </w:r>
    </w:p>
    <w:p w14:paraId="7E7D995D" w14:textId="77777777" w:rsidR="00FD4489" w:rsidRDefault="00000000">
      <w:pPr>
        <w:pStyle w:val="BodyText"/>
      </w:pPr>
      <w:r>
        <w:t>Quantitative bias analysis (Lash et al. 2014) adjusts the final estimate for postulated biases. Like the E-value, QBA is an unblinding-stage tool. The DQ stress test does not adjust the estimate; it asks whether the estimator continues to meet the prespecified performance criteria when the biases are present. We therefore recommend QBA at the analysis stage and the DQ stress test at the prespecification stage.</w:t>
      </w:r>
    </w:p>
    <w:p w14:paraId="337174BB" w14:textId="77777777" w:rsidR="00FD4489" w:rsidRDefault="00000000">
      <w:pPr>
        <w:pStyle w:val="BodyText"/>
      </w:pPr>
      <w:r>
        <w:t xml:space="preserve">The targeted-learning causal-gap sensitivity analysis (Dı́az and Laan 2013) characterises the change in </w:t>
      </w:r>
      <m:oMath>
        <m:r>
          <w:rPr>
            <w:rFonts w:ascii="Cambria Math" w:hAnsi="Cambria Math"/>
          </w:rPr>
          <m:t>Ψ</m:t>
        </m:r>
      </m:oMath>
      <w:r>
        <w:t xml:space="preserve"> as the unmeasured-confounder bound varies. Causal-gap is unblinding-stage and characterises one threat (unmeasured confounding) in a TL- specific way. The DQ stress test is broader (it covers four threats) but cruder (it does not adjust the estimate). Both are useful and complementary.</w:t>
      </w:r>
    </w:p>
    <w:p w14:paraId="2297EBCC" w14:textId="77777777" w:rsidR="00FD4489" w:rsidRDefault="00000000">
      <w:pPr>
        <w:pStyle w:val="BodyText"/>
      </w:pPr>
      <w:r>
        <w:t>Negative-control outcomes (Lipsitch, Tchetgen Tchetgen, and Cohen 2010) test for residual confounding in the realised data. Because they use real data, they are at-outcome rather than pre-outcome. The DQ stress test cannot detect residual confounding; the NCO check cannot detect covariate missingness or exposure misclassification. They target different threats. Muntner et al. (2024) recommend selecting NCOs across four domains (confounding by indication, functional status, health-seeking behaviour, and access to healthcare) and Levintow et al. (2023) give pragmatic guidance for choosing them; the cleanTMLE workflow records each declared NCO in the lock so the chosen domains are part of the audit trail.</w:t>
      </w:r>
    </w:p>
    <w:p w14:paraId="393DBDFD" w14:textId="77777777" w:rsidR="00FD4489" w:rsidRDefault="00000000">
      <w:pPr>
        <w:pStyle w:val="BodyText"/>
      </w:pPr>
      <w:r>
        <w:t xml:space="preserve">Kent (2026) reports a worked applied use of the staging framework for a comparative-effectiveness study of evolocumab versus non-treatment for major adverse cardiovascular events in the Komodo Healthcare Map: negative-control outcomes flagged residual bias in the health-seeking-behaviour domain, the review team allowed the study to proceed conditional on a pre-specified E-value quantitative-bias-analysis plan, and the final risk difference at four years was reported as roughly </w:t>
      </w:r>
      <m:oMath>
        <m:r>
          <m:rPr>
            <m:sty m:val="p"/>
          </m:rPr>
          <w:rPr>
            <w:rFonts w:ascii="Cambria Math" w:hAnsi="Cambria Math"/>
          </w:rPr>
          <m:t>-</m:t>
        </m:r>
        <m:r>
          <w:rPr>
            <w:rFonts w:ascii="Cambria Math" w:hAnsi="Cambria Math"/>
          </w:rPr>
          <m:t>4</m:t>
        </m:r>
        <m:r>
          <m:rPr>
            <m:sty m:val="p"/>
          </m:rPr>
          <w:rPr>
            <w:rFonts w:ascii="Cambria Math" w:hAnsi="Cambria Math"/>
          </w:rPr>
          <m:t>%</m:t>
        </m:r>
      </m:oMath>
      <w:r>
        <w:t>. The example illustrates both the staged decision rule and the role of negative-control domains in practice.</w:t>
      </w:r>
    </w:p>
    <w:p w14:paraId="10AE5453" w14:textId="77777777" w:rsidR="00FD4489" w:rsidRDefault="00000000">
      <w:pPr>
        <w:pStyle w:val="Heading2"/>
      </w:pPr>
      <w:bookmarkStart w:id="115" w:name="sec-limitations"/>
      <w:bookmarkEnd w:id="114"/>
      <w:r>
        <w:t>10.6 Limitations of plasmode data-quality stress testing</w:t>
      </w:r>
    </w:p>
    <w:p w14:paraId="0AE5BD96" w14:textId="77777777" w:rsidR="00FD4489" w:rsidRDefault="00000000">
      <w:pPr>
        <w:pStyle w:val="FirstParagraph"/>
      </w:pPr>
      <w:r>
        <w:t xml:space="preserve">A plasmode data-quality stress test is only as informative as the synthetic outcome model and degradation mechanisms used to generate it. Passing the pre-outcome decision rule does not establish identification, remove unmeasured confounding, validate the data source, or demonstrate that the target population matches the regulatory decision population. It shows only that, under the prespecified outcome-generating mechanism </w:t>
      </w:r>
      <w:r>
        <w:lastRenderedPageBreak/>
        <w:t>and degradation ranges, a candidate estimator maintained acceptable finite-sample performance according to the chosen criteria. Severity ranges should therefore be justified from external validation studies, data profiling, subject-matter knowledge, expert elicitation, or formal sensitivity-analysis bounds. When such evidence is weak, the stress test should be interpreted as exploratory rather than confirmatory.</w:t>
      </w:r>
    </w:p>
    <w:p w14:paraId="2AA6D745" w14:textId="77777777" w:rsidR="00FD4489" w:rsidRDefault="00000000">
      <w:pPr>
        <w:pStyle w:val="BodyText"/>
      </w:pPr>
      <w:r>
        <w:t>The DQ stress test also depends on the same parametric synthetic-outcome model used by the baseline plasmode. If that model misrepresents the joint covariate–treatment–outcome distribution (for example by omitting effect modification or mis-specifying functional form), the simulated bias and coverage under stressed scenarios may be optimistic or pessimistic in ways that no amount of replication can correct.</w:t>
      </w:r>
    </w:p>
    <w:p w14:paraId="5D9D393F" w14:textId="77777777" w:rsidR="00FD4489" w:rsidRDefault="00000000">
      <w:pPr>
        <w:pStyle w:val="Heading2"/>
      </w:pPr>
      <w:bookmarkStart w:id="116" w:name="other-limitations"/>
      <w:bookmarkEnd w:id="115"/>
      <w:r>
        <w:t>10.7 Other limitations</w:t>
      </w:r>
    </w:p>
    <w:p w14:paraId="73AA1527" w14:textId="77777777" w:rsidR="00FD4489" w:rsidRDefault="00000000">
      <w:pPr>
        <w:pStyle w:val="FirstParagraph"/>
      </w:pPr>
      <w:r>
        <w:t>The current implementation has additional limitations the analyst should keep in mind, grouped into the candidate-selection rule, model assumptions, computational cost, and estimand scope.</w:t>
      </w:r>
    </w:p>
    <w:p w14:paraId="5EFA6F41" w14:textId="77777777" w:rsidR="00FD4489" w:rsidRDefault="00000000">
      <w:pPr>
        <w:pStyle w:val="Heading3"/>
      </w:pPr>
      <w:bookmarkStart w:id="117" w:name="candidate-selection-rule-fiord-alignment"/>
      <w:r>
        <w:t>10.7.1 Candidate-selection rule (FIORD alignment)</w:t>
      </w:r>
    </w:p>
    <w:p w14:paraId="488AF4A4" w14:textId="77777777" w:rsidR="00FD4489" w:rsidRDefault="00000000">
      <w:pPr>
        <w:pStyle w:val="FirstParagraph"/>
      </w:pPr>
      <w:r>
        <w:t xml:space="preserve">cleanTMLE 0.1 implements a </w:t>
      </w:r>
      <w:r>
        <w:rPr>
          <w:b/>
          <w:bCs/>
        </w:rPr>
        <w:t>single-step</w:t>
      </w:r>
      <w:r>
        <w:t xml:space="preserve"> candidate-selection rule (</w:t>
      </w:r>
      <w:r>
        <w:rPr>
          <w:rStyle w:val="VerbatimChar"/>
        </w:rPr>
        <w:t>select_tmle_candidate(rule = "min_rmse")</w:t>
      </w:r>
      <w:r>
        <w:t xml:space="preserve">, optionally augmented to </w:t>
      </w:r>
      <w:r>
        <w:rPr>
          <w:rStyle w:val="VerbatimChar"/>
        </w:rPr>
        <w:t>"min_max_rmse"</w:t>
      </w:r>
      <w:r>
        <w:t xml:space="preserve"> over the DQ stress scenarios) that simultaneously weighs point-estimator behaviour and variance-method behaviour through a single RMSE / coverage / SE-window decision. The FIORD outcome-blind simulation guidance (Nance et al. 2026) argues that these are distinct tasks and should be handled in two stages: first screen point estimators by oracle coverage (a CI built from the Monte Carlo empirical SE) and pick the lowest-variance survivor; then select the variance method on the locked point estimator using nominal CI coverage. </w:t>
      </w:r>
      <w:r>
        <w:rPr>
          <w:b/>
          <w:bCs/>
        </w:rPr>
        <w:t>The current cleanTMLE rule is FIORD-inspired but not FIORD-compliant.</w:t>
      </w:r>
      <w:r>
        <w:t xml:space="preserve"> The </w:t>
      </w:r>
      <w:r>
        <w:rPr>
          <w:rStyle w:val="VerbatimChar"/>
        </w:rPr>
        <w:t>rule = "fiord_two_stage"</w:t>
      </w:r>
      <w:r>
        <w:t xml:space="preserve"> selector is planned for cleanTMLE 0.2; users who need full FIORD alignment today should run the FIORD selector externally on the candidate output of </w:t>
      </w:r>
      <w:r>
        <w:rPr>
          <w:rStyle w:val="VerbatimChar"/>
        </w:rPr>
        <w:t>run_plasmode_feasibility()</w:t>
      </w:r>
      <w:r>
        <w:t>. This limitation affects the main contribution and is not just a future-feature item.</w:t>
      </w:r>
    </w:p>
    <w:p w14:paraId="15D8243A" w14:textId="77777777" w:rsidR="00FD4489" w:rsidRDefault="00000000">
      <w:pPr>
        <w:pStyle w:val="Heading3"/>
      </w:pPr>
      <w:bookmarkStart w:id="118" w:name="model-assumptions"/>
      <w:bookmarkEnd w:id="117"/>
      <w:r>
        <w:t>10.7.2 Model assumptions</w:t>
      </w:r>
    </w:p>
    <w:p w14:paraId="1FF28716" w14:textId="77777777" w:rsidR="00FD4489" w:rsidRDefault="00000000">
      <w:pPr>
        <w:pStyle w:val="FirstParagraph"/>
      </w:pPr>
      <w:r>
        <w:t>The covariate-missingness scenario assumes MCAR. MAR and MNAR mechanisms require an explicit missingness model and are not yet supported. The principled alternative is inverse-probability-of- missingness weighting, which weakens the assumption to stratified MCAR; we plan to add a native cleanTMLE implementation in a future release.</w:t>
      </w:r>
    </w:p>
    <w:p w14:paraId="36350B71" w14:textId="77777777" w:rsidR="00FD4489" w:rsidRDefault="00000000">
      <w:pPr>
        <w:pStyle w:val="BodyText"/>
      </w:pPr>
      <w:r>
        <w:t xml:space="preserve">The plasmode DGP itself is parametric. The outcome is generated from a logistic regression of </w:t>
      </w:r>
      <m:oMath>
        <m:r>
          <w:rPr>
            <w:rFonts w:ascii="Cambria Math" w:hAnsi="Cambria Math"/>
          </w:rPr>
          <m:t>Y</m:t>
        </m:r>
      </m:oMath>
      <w:r>
        <w:t xml:space="preserve"> on </w:t>
      </w:r>
      <m:oMath>
        <m:r>
          <w:rPr>
            <w:rFonts w:ascii="Cambria Math" w:hAnsi="Cambria Math"/>
          </w:rPr>
          <m:t>W</m:t>
        </m:r>
      </m:oMath>
      <w:r>
        <w:t xml:space="preserve"> fitted to the lock data, and the synthetic effect is constant on the risk-difference scale (</w:t>
      </w:r>
      <m:oMath>
        <m:sSubSup>
          <m:sSubSupPr>
            <m:ctrlPr>
              <w:rPr>
                <w:rFonts w:ascii="Cambria Math" w:hAnsi="Cambria Math"/>
              </w:rPr>
            </m:ctrlPr>
          </m:sSubSupPr>
          <m:e>
            <m:r>
              <w:rPr>
                <w:rFonts w:ascii="Cambria Math" w:hAnsi="Cambria Math"/>
              </w:rPr>
              <m:t>p</m:t>
            </m:r>
          </m:e>
          <m:sub>
            <m:r>
              <w:rPr>
                <w:rFonts w:ascii="Cambria Math" w:hAnsi="Cambria Math"/>
              </w:rPr>
              <m:t>1</m:t>
            </m:r>
          </m:sub>
          <m:sup>
            <m:r>
              <m:rPr>
                <m:nor/>
              </m:rPr>
              <m:t>sim</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m:rPr>
                <m:nor/>
              </m:rPr>
              <m:t>sim</m:t>
            </m:r>
          </m:sup>
        </m:sSubSup>
        <m:r>
          <m:rPr>
            <m:sty m:val="p"/>
          </m:rPr>
          <w:rPr>
            <w:rFonts w:ascii="Cambria Math" w:hAnsi="Cambria Math"/>
          </w:rPr>
          <m:t>+</m:t>
        </m:r>
        <m:r>
          <w:rPr>
            <w:rFonts w:ascii="Cambria Math" w:hAnsi="Cambria Math"/>
          </w:rPr>
          <m:t>Δ</m:t>
        </m:r>
      </m:oMath>
      <w:r>
        <w:t>). Effect modification, time-varying treatment, and competing risks would need a richer DGP. The package architecture permits these extensions; the simulation reported here does not exercise them.</w:t>
      </w:r>
    </w:p>
    <w:p w14:paraId="2C04CD96" w14:textId="77777777" w:rsidR="00FD4489" w:rsidRDefault="00000000">
      <w:pPr>
        <w:pStyle w:val="BodyText"/>
      </w:pPr>
      <w:r>
        <w:lastRenderedPageBreak/>
        <w:t>The plausible degradation ranges have to come from external evidence. The software cannot decide whether 5 % or 20 % covariate missingness is realistic for a given data source; the analyst has to cite a profiling or validation study. SPIFD2 makes the same demand qualitatively, and the DQ stress test inherits it.</w:t>
      </w:r>
    </w:p>
    <w:p w14:paraId="4F4FBDAC" w14:textId="77777777" w:rsidR="00FD4489" w:rsidRDefault="00000000">
      <w:pPr>
        <w:pStyle w:val="Heading3"/>
      </w:pPr>
      <w:bookmarkStart w:id="119" w:name="computational-cost"/>
      <w:bookmarkEnd w:id="118"/>
      <w:r>
        <w:t>10.7.3 Computational cost</w:t>
      </w:r>
    </w:p>
    <w:p w14:paraId="412C4295" w14:textId="77777777" w:rsidR="00FD4489" w:rsidRDefault="00000000">
      <w:pPr>
        <w:pStyle w:val="FirstParagraph"/>
      </w:pPr>
      <w:r>
        <w:t xml:space="preserve">Each scenario </w:t>
      </w:r>
      <m:oMath>
        <m:r>
          <m:rPr>
            <m:sty m:val="p"/>
          </m:rPr>
          <w:rPr>
            <w:rFonts w:ascii="Cambria Math" w:hAnsi="Cambria Math"/>
          </w:rPr>
          <m:t>×</m:t>
        </m:r>
      </m:oMath>
      <w:r>
        <w:t xml:space="preserve"> severity adds a full set of plasmode replicates. With the configuration of </w:t>
      </w:r>
      <w:hyperlink w:anchor="sec-simulation">
        <w:r>
          <w:rPr>
            <w:rStyle w:val="Hyperlink"/>
          </w:rPr>
          <w:t>Section 8</w:t>
        </w:r>
      </w:hyperlink>
      <w:r>
        <w:t xml:space="preserve"> (50 replicates per cell, fifteen scenario </w:t>
      </w:r>
      <m:oMath>
        <m:r>
          <m:rPr>
            <m:sty m:val="p"/>
          </m:rPr>
          <w:rPr>
            <w:rFonts w:ascii="Cambria Math" w:hAnsi="Cambria Math"/>
          </w:rPr>
          <m:t>×</m:t>
        </m:r>
      </m:oMath>
      <w:r>
        <w:t xml:space="preserve"> severity cells, and four candidates) the test fits 3,000 TMLE models per Monte Carlo scenario. The default settings already use fewer replicates than the baseline plasmode (50 versus 200); for larger candidate grids, parallelising the outer loop over scenarios is the right next step.</w:t>
      </w:r>
    </w:p>
    <w:p w14:paraId="5A031276" w14:textId="77777777" w:rsidR="00FD4489" w:rsidRDefault="00000000">
      <w:pPr>
        <w:pStyle w:val="Heading3"/>
      </w:pPr>
      <w:bookmarkStart w:id="120" w:name="estimand-scope"/>
      <w:bookmarkEnd w:id="119"/>
      <w:r>
        <w:t>10.7.4 Estimand scope</w:t>
      </w:r>
    </w:p>
    <w:p w14:paraId="42E82BE2" w14:textId="77777777" w:rsidR="00FD4489" w:rsidRDefault="00000000">
      <w:pPr>
        <w:pStyle w:val="FirstParagraph"/>
      </w:pPr>
      <w:r>
        <w:t xml:space="preserve">The running estimand in this paper is the marginal risk difference for a binary point exposure. Counterfactual hazard ratios are available in </w:t>
      </w:r>
      <w:r>
        <w:rPr>
          <w:rStyle w:val="VerbatimChar"/>
        </w:rPr>
        <w:t>survtmle</w:t>
      </w:r>
      <w:r>
        <w:t xml:space="preserve"> (Benkeser and Hejazi 2018) but are not yet wrapped into the cleanTMLE staged workflow. Sites that need hazard-ratio estimation can call that package directly and feed the output through the same lock and audit trail.</w:t>
      </w:r>
    </w:p>
    <w:p w14:paraId="5FE84FF8" w14:textId="77777777" w:rsidR="00FD4489" w:rsidRDefault="00000000">
      <w:pPr>
        <w:pStyle w:val="BodyText"/>
      </w:pPr>
      <w:r>
        <w:t xml:space="preserve">Several other estimand families sit outside cleanTMLE’s current scope: counterfactual cumulative-incidence curves with competing risks, cumulative-count IPW, multinomial treatments, and the SMR / overlap / normalised / stabilised weight families. cleanTMLE in this release narrows to binary-treatment risk-difference TMLE; analysts who need the broader estimand surface have access to </w:t>
      </w:r>
      <w:r>
        <w:rPr>
          <w:rStyle w:val="VerbatimChar"/>
        </w:rPr>
        <w:t>survtmle</w:t>
      </w:r>
      <w:r>
        <w:t xml:space="preserve"> and </w:t>
      </w:r>
      <w:r>
        <w:rPr>
          <w:rStyle w:val="VerbatimChar"/>
        </w:rPr>
        <w:t>lmtp</w:t>
      </w:r>
      <w:r>
        <w:t xml:space="preserve"> (Williams and Dı́az 2021) as alternative implementations.</w:t>
      </w:r>
    </w:p>
    <w:p w14:paraId="6E50D93F" w14:textId="77777777" w:rsidR="00FD4489" w:rsidRDefault="00000000">
      <w:pPr>
        <w:pStyle w:val="Heading2"/>
      </w:pPr>
      <w:bookmarkStart w:id="121" w:name="future-extensions"/>
      <w:bookmarkEnd w:id="116"/>
      <w:bookmarkEnd w:id="120"/>
      <w:r>
        <w:t>10.8 Future extensions</w:t>
      </w:r>
    </w:p>
    <w:p w14:paraId="2EAB4544" w14:textId="77777777" w:rsidR="00FD4489" w:rsidRDefault="00000000">
      <w:pPr>
        <w:pStyle w:val="FirstParagraph"/>
      </w:pPr>
      <w:r>
        <w:t>The most consequential extensions, in priority order, are:</w:t>
      </w:r>
    </w:p>
    <w:p w14:paraId="7B8D1372" w14:textId="77777777" w:rsidR="00FD4489" w:rsidRDefault="00000000">
      <w:pPr>
        <w:pStyle w:val="Compact"/>
        <w:numPr>
          <w:ilvl w:val="0"/>
          <w:numId w:val="7"/>
        </w:numPr>
      </w:pPr>
      <w:r>
        <w:rPr>
          <w:b/>
          <w:bCs/>
        </w:rPr>
        <w:t>FIORD two-stage candidate selector</w:t>
      </w:r>
      <w:r>
        <w:t xml:space="preserve"> (Nance et al. 2026): separate the point-estimator selection (oracle-coverage screen on the Monte Carlo empirical SE) from the variance-method selection, in place of the current single-step RMSE rule.</w:t>
      </w:r>
    </w:p>
    <w:p w14:paraId="6E300322" w14:textId="77777777" w:rsidR="00FD4489" w:rsidRDefault="00000000">
      <w:pPr>
        <w:pStyle w:val="Compact"/>
        <w:numPr>
          <w:ilvl w:val="0"/>
          <w:numId w:val="7"/>
        </w:numPr>
      </w:pPr>
      <w:r>
        <w:rPr>
          <w:b/>
          <w:bCs/>
        </w:rPr>
        <w:t>Nonparametric bootstrap variance</w:t>
      </w:r>
      <w:r>
        <w:t xml:space="preserve"> as the default variance method for IPTW and matched-cohort estimators (the FIORD case-study winner; see also Mertens, Zhang, et al. (2024)).</w:t>
      </w:r>
    </w:p>
    <w:p w14:paraId="42F51FF8" w14:textId="77777777" w:rsidR="00FD4489" w:rsidRDefault="00000000">
      <w:pPr>
        <w:pStyle w:val="Compact"/>
        <w:numPr>
          <w:ilvl w:val="0"/>
          <w:numId w:val="7"/>
        </w:numPr>
      </w:pPr>
      <w:r>
        <w:rPr>
          <w:b/>
          <w:bCs/>
        </w:rPr>
        <w:t>Unmeasured-confounding severity gradient:</w:t>
      </w:r>
      <w:r>
        <w:t xml:space="preserve"> vary the strength of the latent-U scenario across a prespecified grid rather than running a single strong-U setting, so the DQ stress test produces an E-value-style sensitivity curve as a by-product.</w:t>
      </w:r>
    </w:p>
    <w:p w14:paraId="50D8473B" w14:textId="77777777" w:rsidR="00FD4489" w:rsidRDefault="00000000">
      <w:pPr>
        <w:pStyle w:val="Compact"/>
        <w:numPr>
          <w:ilvl w:val="0"/>
          <w:numId w:val="7"/>
        </w:numPr>
      </w:pPr>
      <w:r>
        <w:rPr>
          <w:b/>
          <w:bCs/>
        </w:rPr>
        <w:t>Pre-protocol stress-test mode:</w:t>
      </w:r>
      <w:r>
        <w:t xml:space="preserve"> allow the plasmode and DQ stress test to run on user-specified covariate distributions and treatment-mechanism strength (no real data required) so that investigators can decide which dataset to use before any data-use agreement is signed.</w:t>
      </w:r>
    </w:p>
    <w:p w14:paraId="14318FFB" w14:textId="77777777" w:rsidR="00FD4489" w:rsidRDefault="00000000">
      <w:pPr>
        <w:pStyle w:val="Compact"/>
        <w:numPr>
          <w:ilvl w:val="0"/>
          <w:numId w:val="7"/>
        </w:numPr>
      </w:pPr>
      <w:r>
        <w:rPr>
          <w:b/>
          <w:bCs/>
        </w:rPr>
        <w:lastRenderedPageBreak/>
        <w:t>DGP-spectrum argument</w:t>
      </w:r>
      <w:r>
        <w:t xml:space="preserve"> for the plasmode generator: structural- equation (</w:t>
      </w:r>
      <w:r>
        <w:rPr>
          <w:rStyle w:val="VerbatimChar"/>
        </w:rPr>
        <w:t>simcausal</w:t>
      </w:r>
      <w:r>
        <w:t>-style), hybrid (current default), and parametric-bootstrap modes, with synthetic-data fidelity metrics (Hellinger / Wasserstein, or covariate SMDs between real and synthetic samples) so the analyst can judge whether the DGP is faithful enough to base candidate selection on.</w:t>
      </w:r>
    </w:p>
    <w:p w14:paraId="4C6D5917" w14:textId="77777777" w:rsidR="00FD4489" w:rsidRDefault="00000000">
      <w:pPr>
        <w:pStyle w:val="Compact"/>
        <w:numPr>
          <w:ilvl w:val="0"/>
          <w:numId w:val="7"/>
        </w:numPr>
      </w:pPr>
      <w:r>
        <w:rPr>
          <w:b/>
          <w:bCs/>
        </w:rPr>
        <w:t>Matched-cohort vs full-cohort plasmode diagnostic:</w:t>
      </w:r>
      <w:r>
        <w:t xml:space="preserve"> under a known synthetic truth, compare the two estimators side by side to diagnose whether observed real-data gaps are sampling noise or positivity-driven.</w:t>
      </w:r>
    </w:p>
    <w:p w14:paraId="19FF9715" w14:textId="77777777" w:rsidR="00FD4489" w:rsidRDefault="00000000">
      <w:pPr>
        <w:pStyle w:val="Compact"/>
        <w:numPr>
          <w:ilvl w:val="0"/>
          <w:numId w:val="7"/>
        </w:numPr>
      </w:pPr>
      <w:r>
        <w:rPr>
          <w:b/>
          <w:bCs/>
        </w:rPr>
        <w:t>Richer synthetic-outcome models:</w:t>
      </w:r>
      <w:r>
        <w:t xml:space="preserve"> effect modification, time- varying treatment, and competing risks (the current DGP is a logistic regression with a constant additive effect on the risk-difference scale).</w:t>
      </w:r>
    </w:p>
    <w:p w14:paraId="7D53BE4B" w14:textId="77777777" w:rsidR="00FD4489" w:rsidRDefault="00000000">
      <w:pPr>
        <w:pStyle w:val="Compact"/>
        <w:numPr>
          <w:ilvl w:val="0"/>
          <w:numId w:val="7"/>
        </w:numPr>
      </w:pPr>
      <w:r>
        <w:rPr>
          <w:b/>
          <w:bCs/>
        </w:rPr>
        <w:t>MAR / MNAR missingness:</w:t>
      </w:r>
      <w:r>
        <w:t xml:space="preserve"> a native inverse-probability-of- missingness weighting path that does not require a structural missingness model.</w:t>
      </w:r>
    </w:p>
    <w:p w14:paraId="10B82FE5" w14:textId="77777777" w:rsidR="00FD4489" w:rsidRDefault="00000000">
      <w:pPr>
        <w:pStyle w:val="Compact"/>
        <w:numPr>
          <w:ilvl w:val="0"/>
          <w:numId w:val="7"/>
        </w:numPr>
      </w:pPr>
      <w:r>
        <w:rPr>
          <w:b/>
          <w:bCs/>
        </w:rPr>
        <w:t>Survival and competing-risk estimands:</w:t>
      </w:r>
      <w:r>
        <w:t xml:space="preserve"> wrapping </w:t>
      </w:r>
      <w:r>
        <w:rPr>
          <w:rStyle w:val="VerbatimChar"/>
        </w:rPr>
        <w:t>survtmle</w:t>
      </w:r>
      <w:r>
        <w:t xml:space="preserve"> (Benkeser and Hejazi 2018) and </w:t>
      </w:r>
      <w:r>
        <w:rPr>
          <w:rStyle w:val="VerbatimChar"/>
        </w:rPr>
        <w:t>lmtp</w:t>
      </w:r>
      <w:r>
        <w:t xml:space="preserve"> (Williams and Dı́az 2021) (and </w:t>
      </w:r>
      <w:r>
        <w:rPr>
          <w:rStyle w:val="VerbatimChar"/>
        </w:rPr>
        <w:t>ltmle</w:t>
      </w:r>
      <w:r>
        <w:t xml:space="preserve"> for the longitudinal FIORD setting) inside the lock and audit machinery so that hazard-ratio and cumulative- incidence estimands inherit the same governance.</w:t>
      </w:r>
    </w:p>
    <w:p w14:paraId="0512265B" w14:textId="77777777" w:rsidR="00FD4489" w:rsidRDefault="00000000">
      <w:pPr>
        <w:pStyle w:val="Compact"/>
        <w:numPr>
          <w:ilvl w:val="0"/>
          <w:numId w:val="7"/>
        </w:numPr>
      </w:pPr>
      <w:r>
        <w:rPr>
          <w:b/>
          <w:bCs/>
        </w:rPr>
        <w:t>Transportability and decision-population shift:</w:t>
      </w:r>
      <w:r>
        <w:t xml:space="preserve"> the plasmode framework can in principle simulate covariate- distribution shift between the analytic cohort and the target population, but the package does not yet expose this scenario.</w:t>
      </w:r>
    </w:p>
    <w:p w14:paraId="24563372" w14:textId="77777777" w:rsidR="00FD4489" w:rsidRDefault="00000000">
      <w:pPr>
        <w:pStyle w:val="Compact"/>
        <w:numPr>
          <w:ilvl w:val="0"/>
          <w:numId w:val="7"/>
        </w:numPr>
      </w:pPr>
      <w:r>
        <w:rPr>
          <w:b/>
          <w:bCs/>
        </w:rPr>
        <w:t>Calibration helpers for severity ranges:</w:t>
      </w:r>
      <w:r>
        <w:t xml:space="preserve"> small helpers that read validation-literature parameters (PPV, sensitivity, claims- accuracy ranges) from a YAML file and translate them into </w:t>
      </w:r>
      <w:r>
        <w:rPr>
          <w:rStyle w:val="VerbatimChar"/>
        </w:rPr>
        <w:t>data_quality_scenarios</w:t>
      </w:r>
      <w:r>
        <w:t xml:space="preserve"> lists, with the citations attached to the audit log.</w:t>
      </w:r>
    </w:p>
    <w:p w14:paraId="1A0073B5" w14:textId="77777777" w:rsidR="00FD4489" w:rsidRDefault="00000000">
      <w:pPr>
        <w:pStyle w:val="Heading2"/>
      </w:pPr>
      <w:bookmarkStart w:id="122" w:name="X3a4c45a4b83f6adca96de927f71cbd45f486421"/>
      <w:bookmarkEnd w:id="121"/>
      <w:r>
        <w:t>10.9 When to use cleanTMLE inside a broader governance arrangement</w:t>
      </w:r>
    </w:p>
    <w:p w14:paraId="1E63B1AF" w14:textId="77777777" w:rsidR="00FD4489" w:rsidRDefault="00000000">
      <w:pPr>
        <w:pStyle w:val="FirstParagraph"/>
      </w:pPr>
      <w:r>
        <w:t>For exploratory or lower-stakes RWE studies, cleanTMLE used on its own may be adequate to document and audit outcome-blind estimator selection: the analyst prespecifies the analytic plan, runs the workflow inside a single R session, and archives the analysis lock together with the audit and decision logs. For high-stakes regulatory or confirmatory studies (FDA, EMA, or HTA submission contexts), cleanTMLE should be embedded within personnel-based outcome-blinding and access-control arrangements. That deployment places cleanTMLE inside a broader governed process with separate study-level work items: source-data audit and provenance, exposure and outcome phenotype validation, role-separated analyst and reviewer access, and an independent review of the pre-outcome decision by personnel who did not author the analytic plan. The software-mediated workflow records that the prespecified contract has been followed; the governed process establishes that the contract is the right one (Muntner et al. 2024; U.S. Food and Drug Administration 2018; European Medicines Agency 2024).</w:t>
      </w:r>
    </w:p>
    <w:p w14:paraId="71A452A0" w14:textId="77777777" w:rsidR="00FD4489" w:rsidRDefault="00000000">
      <w:pPr>
        <w:pStyle w:val="Heading2"/>
      </w:pPr>
      <w:bookmarkStart w:id="123" w:name="recommendations-for-practice"/>
      <w:bookmarkEnd w:id="122"/>
      <w:r>
        <w:lastRenderedPageBreak/>
        <w:t>10.10 Recommendations for practice</w:t>
      </w:r>
    </w:p>
    <w:p w14:paraId="4802ABFA" w14:textId="77777777" w:rsidR="00FD4489" w:rsidRDefault="00000000">
      <w:pPr>
        <w:pStyle w:val="FirstParagraph"/>
      </w:pPr>
      <w:r>
        <w:t xml:space="preserve">A fillable SAP template aligned with the prespecification checklist of Gruber, Lee, et al. (2024) and the staging construct of Muntner et al. (2024) is shipped with the package as </w:t>
      </w:r>
      <w:r>
        <w:rPr>
          <w:rStyle w:val="VerbatimChar"/>
        </w:rPr>
        <w:t>system.file("templates", "sap_template.qmd", package = "cleanTMLE")</w:t>
      </w:r>
      <w:r>
        <w:t>. The template walks the analyst through the eight-section structure (estimand under ICH E9(R1), identifiability assumptions and DQ mappings, candidate grid, decision thresholds, NC domain coverage, sensitivity plan, decision log, reporting checklist) so that the prespecification is filed in the same form that the audit log will later reference.</w:t>
      </w:r>
    </w:p>
    <w:p w14:paraId="298C665F" w14:textId="77777777" w:rsidR="00FD4489" w:rsidRDefault="00000000">
      <w:pPr>
        <w:pStyle w:val="BodyText"/>
      </w:pPr>
      <w:r>
        <w:t>We recommend a four-step pre-outcome workflow when the analyst is preparing a TL-RWE study.</w:t>
      </w:r>
    </w:p>
    <w:p w14:paraId="0A40081B" w14:textId="77777777" w:rsidR="00FD4489" w:rsidRDefault="00000000">
      <w:pPr>
        <w:pStyle w:val="Compact"/>
        <w:numPr>
          <w:ilvl w:val="0"/>
          <w:numId w:val="8"/>
        </w:numPr>
      </w:pPr>
      <w:r>
        <w:t>Document the SPIFD2 template, citing validation studies or data profiling for each plausible range.</w:t>
      </w:r>
    </w:p>
    <w:p w14:paraId="5583B31F" w14:textId="77777777" w:rsidR="00FD4489" w:rsidRDefault="00000000">
      <w:pPr>
        <w:pStyle w:val="Compact"/>
        <w:numPr>
          <w:ilvl w:val="0"/>
          <w:numId w:val="8"/>
        </w:numPr>
      </w:pPr>
      <w:r>
        <w:t>Lock the candidate grid and the decision thresholds before any simulation runs.</w:t>
      </w:r>
    </w:p>
    <w:p w14:paraId="387B98C2" w14:textId="77777777" w:rsidR="00FD4489" w:rsidRDefault="00000000">
      <w:pPr>
        <w:pStyle w:val="Compact"/>
        <w:numPr>
          <w:ilvl w:val="0"/>
          <w:numId w:val="8"/>
        </w:numPr>
      </w:pPr>
      <w:r>
        <w:t xml:space="preserve">Run </w:t>
      </w:r>
      <w:r>
        <w:rPr>
          <w:rStyle w:val="VerbatimChar"/>
        </w:rPr>
        <w:t>run_plasmode_feasibility()</w:t>
      </w:r>
      <w:r>
        <w:t xml:space="preserve"> and </w:t>
      </w:r>
      <w:r>
        <w:rPr>
          <w:rStyle w:val="VerbatimChar"/>
        </w:rPr>
        <w:t>run_plasmode_dq_stress()</w:t>
      </w:r>
      <w:r>
        <w:t xml:space="preserve"> in the same prespecified Stage 2b. Use the SPIFD2-derived ranges as the inputs to </w:t>
      </w:r>
      <w:r>
        <w:rPr>
          <w:rStyle w:val="VerbatimChar"/>
        </w:rPr>
        <w:t>data_quality_scenarios</w:t>
      </w:r>
      <w:r>
        <w:t>.</w:t>
      </w:r>
    </w:p>
    <w:p w14:paraId="78A024E9" w14:textId="77777777" w:rsidR="00FD4489" w:rsidRDefault="00000000">
      <w:pPr>
        <w:pStyle w:val="Compact"/>
        <w:numPr>
          <w:ilvl w:val="0"/>
          <w:numId w:val="8"/>
        </w:numPr>
      </w:pPr>
      <w:r>
        <w:t>Score the pre-outcome decision. If a candidate is robust to the SPIFD2 plausible ranges, lock it. If no candidate is robust, the correct decision is STOP, and the analyst should reconsider either the data source, the estimand, or the decision thresholds before unblinding.</w:t>
      </w:r>
    </w:p>
    <w:p w14:paraId="32B50810" w14:textId="77777777" w:rsidR="00FD4489" w:rsidRDefault="00000000">
      <w:pPr>
        <w:pStyle w:val="FirstParagraph"/>
      </w:pPr>
      <w:r>
        <w:t>The audit log preserves all of the above. The final paper or regulatory submission can be reconstructed from the lock and the audit, including the SPIFD2 ranges, the plasmode and DQ stress metrics, the pre-outcome decision, and the post-outcome estimate.</w:t>
      </w:r>
    </w:p>
    <w:p w14:paraId="66032CBF" w14:textId="77777777" w:rsidR="00FD4489" w:rsidRDefault="00000000">
      <w:pPr>
        <w:pStyle w:val="Heading1"/>
      </w:pPr>
      <w:bookmarkStart w:id="124" w:name="sec-summary"/>
      <w:bookmarkEnd w:id="109"/>
      <w:bookmarkEnd w:id="123"/>
      <w:r>
        <w:t>11. Summary</w:t>
      </w:r>
    </w:p>
    <w:p w14:paraId="22D87A8C" w14:textId="77777777" w:rsidR="00FD4489" w:rsidRDefault="00000000">
      <w:pPr>
        <w:pStyle w:val="FirstParagraph"/>
      </w:pPr>
      <w:r>
        <w:t xml:space="preserve">cleanTMLE is an R package for staged, outcome-blind targeted learning that produces reproducible prespecification records. It extends the outcome-blind plasmode loop of Dang et al. (2023) and Gruber, Lee, et al. (2024) with four data-quality degradation mechanisms, producing per-candidate degradation gradients on the same bias / RMSE / coverage scale as the baseline plasmode so the prespecified decision rule can be applied uniformly to both. This is a quantitative bridge from qualitative data-fitness concerns to prespecified outcome-blind plasmode stress-test scenarios; the package does not itself determine whether a data source is fit for purpose, and the severity ranges entered into the stress test must come from prior validation studies, data profiling, or expert elicitation. The analysis-lock object, audit log, and decision log persist the prespecification as reproducible records that downstream estimation functions check before running. The package is available at </w:t>
      </w:r>
      <w:hyperlink r:id="rId21">
        <w:r>
          <w:rPr>
            <w:rStyle w:val="Hyperlink"/>
          </w:rPr>
          <w:t>https://github.com/amertens/cleanTMLE</w:t>
        </w:r>
      </w:hyperlink>
      <w:r>
        <w:t xml:space="preserve">; the simulation code for the results in </w:t>
      </w:r>
      <w:hyperlink w:anchor="sec-simulation">
        <w:r>
          <w:rPr>
            <w:rStyle w:val="Hyperlink"/>
          </w:rPr>
          <w:t>Section 8</w:t>
        </w:r>
      </w:hyperlink>
      <w:r>
        <w:t xml:space="preserve"> is in the companion repository </w:t>
      </w:r>
      <w:hyperlink r:id="rId22">
        <w:r>
          <w:rPr>
            <w:rStyle w:val="Hyperlink"/>
          </w:rPr>
          <w:t>https://github.com/amertens/clean-room-sim</w:t>
        </w:r>
      </w:hyperlink>
      <w:r>
        <w:t>.</w:t>
      </w:r>
    </w:p>
    <w:p w14:paraId="65E21A8F" w14:textId="77777777" w:rsidR="00FD4489" w:rsidRDefault="00000000">
      <w:pPr>
        <w:pStyle w:val="Heading1"/>
      </w:pPr>
      <w:bookmarkStart w:id="125" w:name="acknowledgements"/>
      <w:bookmarkEnd w:id="124"/>
      <w:r>
        <w:lastRenderedPageBreak/>
        <w:t>Acknowledgements</w:t>
      </w:r>
    </w:p>
    <w:p w14:paraId="2E21C7A7" w14:textId="77777777" w:rsidR="00FD4489" w:rsidRDefault="00000000">
      <w:pPr>
        <w:pStyle w:val="FirstParagraph"/>
      </w:pPr>
      <w:r>
        <w:t>We thank the targeted-learning RWE roadmap authors (Dang, Gruber, Phillips, Lee, Ho, van der Laan, Petersen, and colleagues), whose published frameworks this software builds on, and the broader cumulative-risk pharmacoepidemiology literature whose estimand framing motivated several of our diagnostic helpers. Any errors are ours.</w:t>
      </w:r>
    </w:p>
    <w:p w14:paraId="60F51421" w14:textId="77777777" w:rsidR="00FD4489" w:rsidRDefault="00000000">
      <w:pPr>
        <w:pStyle w:val="Heading1"/>
      </w:pPr>
      <w:bookmarkStart w:id="126" w:name="references"/>
      <w:bookmarkEnd w:id="125"/>
      <w:r>
        <w:t>References</w:t>
      </w:r>
    </w:p>
    <w:p w14:paraId="35121440" w14:textId="77777777" w:rsidR="00FD4489" w:rsidRDefault="00000000">
      <w:pPr>
        <w:pStyle w:val="Bibliography"/>
      </w:pPr>
      <w:bookmarkStart w:id="127" w:name="ref-austin2009ps"/>
      <w:bookmarkStart w:id="128" w:name="refs"/>
      <w:r>
        <w:t xml:space="preserve">Austin, Peter C. 2009. “Balance Diagnostics for Comparing the Distribution of Baseline Covariates Between Treatment Groups in Propensity-Score Matched Samples.” </w:t>
      </w:r>
      <w:r>
        <w:rPr>
          <w:i/>
          <w:iCs/>
        </w:rPr>
        <w:t>Statistics in Medicine</w:t>
      </w:r>
      <w:r>
        <w:t xml:space="preserve"> 28 (25): 3083–3107. </w:t>
      </w:r>
      <w:hyperlink r:id="rId23">
        <w:r>
          <w:rPr>
            <w:rStyle w:val="Hyperlink"/>
          </w:rPr>
          <w:t>https://doi.org/10.1002/sim.3697</w:t>
        </w:r>
      </w:hyperlink>
      <w:r>
        <w:t>.</w:t>
      </w:r>
    </w:p>
    <w:p w14:paraId="119FA20F" w14:textId="77777777" w:rsidR="00FD4489" w:rsidRDefault="00000000">
      <w:pPr>
        <w:pStyle w:val="Bibliography"/>
      </w:pPr>
      <w:bookmarkStart w:id="129" w:name="ref-survtmlepackage2018"/>
      <w:bookmarkEnd w:id="127"/>
      <w:r>
        <w:t>Benkeser, David, and Nima S. Hejazi. 2018. “Survtmle: Compute Targeted Minimum Loss-Based Estimates in Right-Censored Survival Settings.”</w:t>
      </w:r>
    </w:p>
    <w:p w14:paraId="3418E5E1" w14:textId="77777777" w:rsidR="00FD4489" w:rsidRDefault="00000000">
      <w:pPr>
        <w:pStyle w:val="Bibliography"/>
      </w:pPr>
      <w:bookmarkStart w:id="130" w:name="ref-cashin2024target"/>
      <w:bookmarkEnd w:id="129"/>
      <w:r>
        <w:t xml:space="preserve">Cashin, A. G., H. J. Hansford, T. R. Stanton, et al. 2024. “TARGET: Target Trial Reporting Tool for Observational Studies.” </w:t>
      </w:r>
      <w:r>
        <w:rPr>
          <w:i/>
          <w:iCs/>
        </w:rPr>
        <w:t>BMJ</w:t>
      </w:r>
      <w:r>
        <w:t xml:space="preserve">. </w:t>
      </w:r>
      <w:hyperlink r:id="rId24">
        <w:r>
          <w:rPr>
            <w:rStyle w:val="Hyperlink"/>
          </w:rPr>
          <w:t>https://doi.org/10.1136/bmj-2024-080483</w:t>
        </w:r>
      </w:hyperlink>
      <w:r>
        <w:t>.</w:t>
      </w:r>
    </w:p>
    <w:p w14:paraId="3A37A6B4" w14:textId="77777777" w:rsidR="00FD4489" w:rsidRDefault="00000000">
      <w:pPr>
        <w:pStyle w:val="Bibliography"/>
      </w:pPr>
      <w:bookmarkStart w:id="131" w:name="ref-chernozhukov2018dml"/>
      <w:bookmarkEnd w:id="130"/>
      <w:r>
        <w:t xml:space="preserve">Chernozhukov, Victor, Denis Chetverikov, Mert Demirer, Esther Duflo, Christian Hansen, Whitney Newey, and James Robins. 2018. “Double/Debiased Machine Learning for Treatment and Structural Parameters.” </w:t>
      </w:r>
      <w:r>
        <w:rPr>
          <w:i/>
          <w:iCs/>
        </w:rPr>
        <w:t>The Econometrics Journal</w:t>
      </w:r>
      <w:r>
        <w:t xml:space="preserve"> 21 (1): C1–68. </w:t>
      </w:r>
      <w:hyperlink r:id="rId25">
        <w:r>
          <w:rPr>
            <w:rStyle w:val="Hyperlink"/>
          </w:rPr>
          <w:t>https://doi.org/10.1111/ectj.12097</w:t>
        </w:r>
      </w:hyperlink>
      <w:r>
        <w:t>.</w:t>
      </w:r>
    </w:p>
    <w:p w14:paraId="0403298D" w14:textId="77777777" w:rsidR="00FD4489" w:rsidRDefault="00000000">
      <w:pPr>
        <w:pStyle w:val="Bibliography"/>
      </w:pPr>
      <w:bookmarkStart w:id="132" w:name="ref-dang2023roadmap"/>
      <w:bookmarkEnd w:id="131"/>
      <w:r>
        <w:t xml:space="preserve">Dang, Lauren E., Susan Gruber, Hana Lee, Issa J. Dahabreh, Elizabeth A. Stuart, Brian D. Williamson, Richard Wyss, et al. 2023. “A Causal Roadmap for Generating High-Quality Real-World Evidence.” </w:t>
      </w:r>
      <w:r>
        <w:rPr>
          <w:i/>
          <w:iCs/>
        </w:rPr>
        <w:t>Journal of Clinical and Translational Science</w:t>
      </w:r>
      <w:r>
        <w:t xml:space="preserve"> 7 (1): e212. </w:t>
      </w:r>
      <w:hyperlink r:id="rId26">
        <w:r>
          <w:rPr>
            <w:rStyle w:val="Hyperlink"/>
          </w:rPr>
          <w:t>https://doi.org/10.1017/cts.2023.635</w:t>
        </w:r>
      </w:hyperlink>
      <w:r>
        <w:t>.</w:t>
      </w:r>
    </w:p>
    <w:p w14:paraId="085DB7C1" w14:textId="77777777" w:rsidR="00FD4489" w:rsidRDefault="00000000">
      <w:pPr>
        <w:pStyle w:val="Bibliography"/>
      </w:pPr>
      <w:bookmarkStart w:id="133" w:name="ref-diaz2013sensitivity"/>
      <w:bookmarkEnd w:id="132"/>
      <w:r w:rsidRPr="00EB22D0">
        <w:rPr>
          <w:lang w:val="nl-NL"/>
        </w:rPr>
        <w:t xml:space="preserve">Dı́az, Iván, and Mark J. van der Laan. 2013. </w:t>
      </w:r>
      <w:r>
        <w:t xml:space="preserve">“Sensitivity Analysis for Causal Inference Under Unmeasured Confounding and Measurement Error Problems.” </w:t>
      </w:r>
      <w:r>
        <w:rPr>
          <w:i/>
          <w:iCs/>
        </w:rPr>
        <w:t>The International Journal of Biostatistics</w:t>
      </w:r>
      <w:r>
        <w:t xml:space="preserve"> 9 (2): 149–60. </w:t>
      </w:r>
      <w:hyperlink r:id="rId27">
        <w:r>
          <w:rPr>
            <w:rStyle w:val="Hyperlink"/>
          </w:rPr>
          <w:t>https://doi.org/10.1515/ijb-2013-0004</w:t>
        </w:r>
      </w:hyperlink>
      <w:r>
        <w:t>.</w:t>
      </w:r>
    </w:p>
    <w:p w14:paraId="0E5F1D11" w14:textId="77777777" w:rsidR="00FD4489" w:rsidRDefault="00000000">
      <w:pPr>
        <w:pStyle w:val="Bibliography"/>
      </w:pPr>
      <w:bookmarkStart w:id="134" w:name="ref-ema2021registry"/>
      <w:bookmarkEnd w:id="133"/>
      <w:r>
        <w:t xml:space="preserve">European Medicines Agency. 2021. “Guideline on Registry-Based Studies.” </w:t>
      </w:r>
      <w:hyperlink r:id="rId28">
        <w:r>
          <w:rPr>
            <w:rStyle w:val="Hyperlink"/>
          </w:rPr>
          <w:t>https://www.ema.europa.eu/en/guideline-registry-based-studies-scientific-guideline</w:t>
        </w:r>
      </w:hyperlink>
      <w:r>
        <w:t>.</w:t>
      </w:r>
    </w:p>
    <w:p w14:paraId="71EAC042" w14:textId="77777777" w:rsidR="00FD4489" w:rsidRDefault="00000000">
      <w:pPr>
        <w:pStyle w:val="Bibliography"/>
      </w:pPr>
      <w:bookmarkStart w:id="135" w:name="ref-ema2024guide"/>
      <w:bookmarkEnd w:id="134"/>
      <w:r>
        <w:t xml:space="preserve">———. 2024. “Guide on Real-World Evidence Provided by EMA to Support Regulatory Decision-Making.” </w:t>
      </w:r>
      <w:hyperlink r:id="rId29">
        <w:r>
          <w:rPr>
            <w:rStyle w:val="Hyperlink"/>
          </w:rPr>
          <w:t>https://www.ema.europa.eu/en/about-us/how-we-work/big-data/real-world-evidence</w:t>
        </w:r>
      </w:hyperlink>
      <w:r>
        <w:t>.</w:t>
      </w:r>
    </w:p>
    <w:p w14:paraId="55DE8ED3" w14:textId="77777777" w:rsidR="00FD4489" w:rsidRDefault="00000000">
      <w:pPr>
        <w:pStyle w:val="Bibliography"/>
      </w:pPr>
      <w:bookmarkStart w:id="136" w:name="ref-ema2026rwd"/>
      <w:bookmarkEnd w:id="135"/>
      <w:r>
        <w:t>———. 2026. “Real-World Data Data-Quality Framework for EU Medicines Regulation.”</w:t>
      </w:r>
    </w:p>
    <w:p w14:paraId="561A0F64" w14:textId="77777777" w:rsidR="00FD4489" w:rsidRDefault="00000000">
      <w:pPr>
        <w:pStyle w:val="Bibliography"/>
      </w:pPr>
      <w:bookmarkStart w:id="137" w:name="ref-franklin2014plasmode"/>
      <w:bookmarkEnd w:id="136"/>
      <w:r>
        <w:t xml:space="preserve">Franklin, Jessica M., Sebastian Schneeweiss, Jennifer M. Polinski, and Jeremy A. Rassen. 2014. “Plasmode Simulation for the Evaluation of Pharmacoepidemiologic Methods in Complex Healthcare Databases.” </w:t>
      </w:r>
      <w:r>
        <w:rPr>
          <w:i/>
          <w:iCs/>
        </w:rPr>
        <w:t>Computational Statistics &amp; Data Analysis</w:t>
      </w:r>
      <w:r>
        <w:t xml:space="preserve"> 72: 219–26. </w:t>
      </w:r>
      <w:hyperlink r:id="rId30">
        <w:r>
          <w:rPr>
            <w:rStyle w:val="Hyperlink"/>
          </w:rPr>
          <w:t>https://doi.org/10.1016/j.csda.2013.10.018</w:t>
        </w:r>
      </w:hyperlink>
      <w:r>
        <w:t>.</w:t>
      </w:r>
    </w:p>
    <w:p w14:paraId="40CD47E5" w14:textId="77777777" w:rsidR="00FD4489" w:rsidRDefault="00000000">
      <w:pPr>
        <w:pStyle w:val="Bibliography"/>
      </w:pPr>
      <w:bookmarkStart w:id="138" w:name="ref-gatto2022spifd"/>
      <w:bookmarkEnd w:id="137"/>
      <w:r>
        <w:lastRenderedPageBreak/>
        <w:t xml:space="preserve">Gatto, Nicolle M., Robert F. Reynolds, and Ulka B. Campbell. 2022. “The Structured Process to Identify Fit-for-Purpose Data: A Data Feasibility Assessment Framework.” </w:t>
      </w:r>
      <w:r>
        <w:rPr>
          <w:i/>
          <w:iCs/>
        </w:rPr>
        <w:t>Clinical Pharmacology &amp; Therapeutics</w:t>
      </w:r>
      <w:r>
        <w:t xml:space="preserve"> 111 (1): 122–34. </w:t>
      </w:r>
      <w:hyperlink r:id="rId31">
        <w:r>
          <w:rPr>
            <w:rStyle w:val="Hyperlink"/>
          </w:rPr>
          <w:t>https://doi.org/10.1002/cpt.2466</w:t>
        </w:r>
      </w:hyperlink>
      <w:r>
        <w:t>.</w:t>
      </w:r>
    </w:p>
    <w:p w14:paraId="1E4BEA7E" w14:textId="77777777" w:rsidR="00FD4489" w:rsidRDefault="00000000">
      <w:pPr>
        <w:pStyle w:val="Bibliography"/>
      </w:pPr>
      <w:bookmarkStart w:id="139" w:name="ref-gatto2023spifd2"/>
      <w:bookmarkEnd w:id="138"/>
      <w:r>
        <w:t xml:space="preserve">Gatto, Nicolle M., Sarah E. Vititoe, Emily Rubinstein, Robert F. Reynolds, and Ulka B. Campbell. 2023. “A Structured Process to Identify Fit-for-Purpose Study Design and Data to Generate Valid and Transparent Real-World Evidence for Regulatory Uses.” </w:t>
      </w:r>
      <w:r>
        <w:rPr>
          <w:i/>
          <w:iCs/>
        </w:rPr>
        <w:t>Clinical Pharmacology &amp; Therapeutics</w:t>
      </w:r>
      <w:r>
        <w:t xml:space="preserve"> 113 (6): 1235–39. </w:t>
      </w:r>
      <w:hyperlink r:id="rId32">
        <w:r>
          <w:rPr>
            <w:rStyle w:val="Hyperlink"/>
          </w:rPr>
          <w:t>https://doi.org/10.1002/cpt.2883</w:t>
        </w:r>
      </w:hyperlink>
      <w:r>
        <w:t>.</w:t>
      </w:r>
    </w:p>
    <w:p w14:paraId="616FB67E" w14:textId="77777777" w:rsidR="00FD4489" w:rsidRDefault="00000000">
      <w:pPr>
        <w:pStyle w:val="Bibliography"/>
      </w:pPr>
      <w:bookmarkStart w:id="140" w:name="ref-gruber2022sap"/>
      <w:bookmarkEnd w:id="139"/>
      <w:r>
        <w:t xml:space="preserve">Gruber, Susan, Hana Lee, Rachael V. Phillips, Martin Ho, and Mark J. van der Laan. 2024. “Developing a Targeted Learning-Based Statistical Analysis Plan.” </w:t>
      </w:r>
      <w:r>
        <w:rPr>
          <w:i/>
          <w:iCs/>
        </w:rPr>
        <w:t>Statistics in Biopharmaceutical Research</w:t>
      </w:r>
      <w:r>
        <w:t xml:space="preserve"> 16 (1): 1–15. </w:t>
      </w:r>
      <w:hyperlink r:id="rId33">
        <w:r>
          <w:rPr>
            <w:rStyle w:val="Hyperlink"/>
          </w:rPr>
          <w:t>https://doi.org/10.1080/19466315.2022.2116104</w:t>
        </w:r>
      </w:hyperlink>
      <w:r>
        <w:t>.</w:t>
      </w:r>
    </w:p>
    <w:p w14:paraId="15B8EDFF" w14:textId="77777777" w:rsidR="00FD4489" w:rsidRDefault="00000000">
      <w:pPr>
        <w:pStyle w:val="Bibliography"/>
      </w:pPr>
      <w:bookmarkStart w:id="141" w:name="ref-gruber2024evaluating"/>
      <w:bookmarkEnd w:id="140"/>
      <w:r>
        <w:t xml:space="preserve">Gruber, Susan, Rachael V. Phillips, Hana Lee, John Concato, and Mark J. van der Laan. 2024. “Evaluating and Improving Real-World Evidence with Targeted Learning.” </w:t>
      </w:r>
      <w:r>
        <w:rPr>
          <w:i/>
          <w:iCs/>
        </w:rPr>
        <w:t>BMC Medical Research Methodology</w:t>
      </w:r>
      <w:r>
        <w:t xml:space="preserve"> 24 (1): 1–14. </w:t>
      </w:r>
      <w:hyperlink r:id="rId34">
        <w:r>
          <w:rPr>
            <w:rStyle w:val="Hyperlink"/>
          </w:rPr>
          <w:t>https://doi.org/10.1186/s12874-024-02244-z</w:t>
        </w:r>
      </w:hyperlink>
      <w:r>
        <w:t>.</w:t>
      </w:r>
    </w:p>
    <w:p w14:paraId="728F0A87" w14:textId="77777777" w:rsidR="00FD4489" w:rsidRDefault="00000000">
      <w:pPr>
        <w:pStyle w:val="Bibliography"/>
      </w:pPr>
      <w:bookmarkStart w:id="142" w:name="ref-hernan2016targettrial"/>
      <w:bookmarkEnd w:id="141"/>
      <w:r>
        <w:t xml:space="preserve">Hernán, M. A., and J. M. Robins. 2016. “Using Big Data to Emulate a Target Trial When a Randomized Trial Is Not Available.” </w:t>
      </w:r>
      <w:r>
        <w:rPr>
          <w:i/>
          <w:iCs/>
        </w:rPr>
        <w:t>American Journal of Epidemiology</w:t>
      </w:r>
      <w:r>
        <w:t xml:space="preserve"> 183 (8): 758–64. </w:t>
      </w:r>
      <w:hyperlink r:id="rId35">
        <w:r>
          <w:rPr>
            <w:rStyle w:val="Hyperlink"/>
          </w:rPr>
          <w:t>https://doi.org/10.1093/aje/kwv254</w:t>
        </w:r>
      </w:hyperlink>
      <w:r>
        <w:t>.</w:t>
      </w:r>
    </w:p>
    <w:p w14:paraId="7493D467" w14:textId="77777777" w:rsidR="00FD4489" w:rsidRDefault="00000000">
      <w:pPr>
        <w:pStyle w:val="Bibliography"/>
      </w:pPr>
      <w:bookmarkStart w:id="143" w:name="ref-hernan2016target"/>
      <w:bookmarkEnd w:id="142"/>
      <w:r>
        <w:t xml:space="preserve">Hernán, Miguel A., and James M. Robins. 2016. “Using Big Data to Emulate a Target Trial When a Randomized Trial Is Not Available.” </w:t>
      </w:r>
      <w:r>
        <w:rPr>
          <w:i/>
          <w:iCs/>
        </w:rPr>
        <w:t>American Journal of Epidemiology</w:t>
      </w:r>
      <w:r>
        <w:t xml:space="preserve"> 183 (8): 758–64. </w:t>
      </w:r>
      <w:hyperlink r:id="rId36">
        <w:r>
          <w:rPr>
            <w:rStyle w:val="Hyperlink"/>
          </w:rPr>
          <w:t>https://doi.org/10.1093/aje/kwv254</w:t>
        </w:r>
      </w:hyperlink>
      <w:r>
        <w:t>.</w:t>
      </w:r>
    </w:p>
    <w:p w14:paraId="66485AE4" w14:textId="77777777" w:rsidR="00FD4489" w:rsidRDefault="00000000">
      <w:pPr>
        <w:pStyle w:val="Bibliography"/>
      </w:pPr>
      <w:bookmarkStart w:id="144" w:name="ref-hernan2020causal"/>
      <w:bookmarkEnd w:id="143"/>
      <w:r>
        <w:t xml:space="preserve">———. 2020. </w:t>
      </w:r>
      <w:r>
        <w:rPr>
          <w:i/>
          <w:iCs/>
        </w:rPr>
        <w:t>Causal Inference: What If</w:t>
      </w:r>
      <w:r>
        <w:t>. Boca Raton: Chapman &amp; Hall/CRC.</w:t>
      </w:r>
    </w:p>
    <w:p w14:paraId="00D3D731" w14:textId="77777777" w:rsidR="00FD4489" w:rsidRDefault="00000000">
      <w:pPr>
        <w:pStyle w:val="Bibliography"/>
      </w:pPr>
      <w:bookmarkStart w:id="145" w:name="ref-ich2019e9r1"/>
      <w:bookmarkEnd w:id="144"/>
      <w:r>
        <w:t>International Council for Harmonisation. 2019. “ICH E9(R1) Addendum on Estimands and Sensitivity Analysis in Clinical Trials.”</w:t>
      </w:r>
    </w:p>
    <w:p w14:paraId="59F317AA" w14:textId="77777777" w:rsidR="00FD4489" w:rsidRDefault="00000000">
      <w:pPr>
        <w:pStyle w:val="Bibliography"/>
      </w:pPr>
      <w:bookmarkStart w:id="146" w:name="ref-ich2024m14"/>
      <w:bookmarkEnd w:id="145"/>
      <w:r>
        <w:t>———. 2026. “ICH M14 Guidance for Industry: General Principles on Planning, Designing, and Analyzing Non-Interventional Studies Using Real-World Data for Safety Assessment of Medicines.”</w:t>
      </w:r>
    </w:p>
    <w:p w14:paraId="5DDFBCAF" w14:textId="77777777" w:rsidR="00FD4489" w:rsidRDefault="00000000">
      <w:pPr>
        <w:pStyle w:val="Bibliography"/>
      </w:pPr>
      <w:bookmarkStart w:id="147" w:name="ref-kahn2016data"/>
      <w:bookmarkEnd w:id="146"/>
      <w:r>
        <w:t xml:space="preserve">Kahn, Michael G., Tiffany J. Callahan, Juliana Barnard, Alan E. Bauck, Jeffrey Brown, Bruce N. Davidson, Hossein Estiri, et al. 2016. “A Harmonized Data Quality Assessment Terminology and Framework for the Secondary Use of Electronic Health Record Data.” </w:t>
      </w:r>
      <w:r>
        <w:rPr>
          <w:i/>
          <w:iCs/>
        </w:rPr>
        <w:t>EGEMS (Washington, DC)</w:t>
      </w:r>
      <w:r>
        <w:t xml:space="preserve"> 4 (1): 1244. </w:t>
      </w:r>
      <w:hyperlink r:id="rId37">
        <w:r>
          <w:rPr>
            <w:rStyle w:val="Hyperlink"/>
          </w:rPr>
          <w:t>https://doi.org/10.13063/2327-9214.1244</w:t>
        </w:r>
      </w:hyperlink>
      <w:r>
        <w:t>.</w:t>
      </w:r>
    </w:p>
    <w:p w14:paraId="6B566867" w14:textId="77777777" w:rsidR="00FD4489" w:rsidRDefault="00000000">
      <w:pPr>
        <w:pStyle w:val="Bibliography"/>
      </w:pPr>
      <w:bookmarkStart w:id="148" w:name="ref-kent2026fiord"/>
      <w:bookmarkEnd w:id="147"/>
      <w:r>
        <w:t>Kent, Shia T. 2026. “A Staging Framework to Facilitate Transparency and Reduce Bias in Comparative Analyses of Real-World Data.” Conference presentation, 4th Annual Forum on the Integration of Observational and Randomized Data (FIORD), Day 1 Lunch session.</w:t>
      </w:r>
    </w:p>
    <w:p w14:paraId="6CF027A8" w14:textId="77777777" w:rsidR="00FD4489" w:rsidRDefault="00000000">
      <w:pPr>
        <w:pStyle w:val="Bibliography"/>
      </w:pPr>
      <w:bookmarkStart w:id="149" w:name="ref-vdL2007superlearner"/>
      <w:bookmarkEnd w:id="148"/>
      <w:r w:rsidRPr="00EB22D0">
        <w:rPr>
          <w:lang w:val="nl-NL"/>
        </w:rPr>
        <w:t xml:space="preserve">Laan, Mark J. van der, Eric C. Polley, and Alan E. Hubbard. </w:t>
      </w:r>
      <w:r>
        <w:t xml:space="preserve">2007. “Super Learner.” </w:t>
      </w:r>
      <w:r>
        <w:rPr>
          <w:i/>
          <w:iCs/>
        </w:rPr>
        <w:t>Statistical Applications in Genetics and Molecular Biology</w:t>
      </w:r>
      <w:r>
        <w:t xml:space="preserve"> 6 (1). </w:t>
      </w:r>
      <w:hyperlink r:id="rId38">
        <w:r>
          <w:rPr>
            <w:rStyle w:val="Hyperlink"/>
          </w:rPr>
          <w:t>https://doi.org/10.2202/1544-6115.1309</w:t>
        </w:r>
      </w:hyperlink>
      <w:r>
        <w:t>.</w:t>
      </w:r>
    </w:p>
    <w:p w14:paraId="542E5C21" w14:textId="77777777" w:rsidR="00FD4489" w:rsidRPr="00EB22D0" w:rsidRDefault="00000000">
      <w:pPr>
        <w:pStyle w:val="Bibliography"/>
        <w:rPr>
          <w:lang w:val="nl-NL"/>
        </w:rPr>
      </w:pPr>
      <w:bookmarkStart w:id="150" w:name="ref-vdL2011tlbook"/>
      <w:bookmarkEnd w:id="149"/>
      <w:r>
        <w:lastRenderedPageBreak/>
        <w:t xml:space="preserve">Laan, Mark J. van der, and Sherri Rose. 2011. </w:t>
      </w:r>
      <w:r>
        <w:rPr>
          <w:i/>
          <w:iCs/>
        </w:rPr>
        <w:t>Targeted Learning: Causal Inference for Observational and Experimental Data</w:t>
      </w:r>
      <w:r>
        <w:t xml:space="preserve">. </w:t>
      </w:r>
      <w:r w:rsidRPr="00EB22D0">
        <w:rPr>
          <w:lang w:val="nl-NL"/>
        </w:rPr>
        <w:t xml:space="preserve">Springer. </w:t>
      </w:r>
      <w:hyperlink r:id="rId39">
        <w:r w:rsidRPr="00EB22D0">
          <w:rPr>
            <w:rStyle w:val="Hyperlink"/>
            <w:lang w:val="nl-NL"/>
          </w:rPr>
          <w:t>https://doi.org/10.1007/978-1-4419-9782-1</w:t>
        </w:r>
      </w:hyperlink>
      <w:r w:rsidRPr="00EB22D0">
        <w:rPr>
          <w:lang w:val="nl-NL"/>
        </w:rPr>
        <w:t>.</w:t>
      </w:r>
    </w:p>
    <w:p w14:paraId="119140D2" w14:textId="77777777" w:rsidR="00FD4489" w:rsidRDefault="00000000">
      <w:pPr>
        <w:pStyle w:val="Bibliography"/>
      </w:pPr>
      <w:bookmarkStart w:id="151" w:name="ref-vanderLaan2006tmle"/>
      <w:bookmarkEnd w:id="150"/>
      <w:r w:rsidRPr="00EB22D0">
        <w:rPr>
          <w:lang w:val="nl-NL"/>
        </w:rPr>
        <w:t xml:space="preserve">Laan, Mark J. van der, and Daniel Rubin. </w:t>
      </w:r>
      <w:r>
        <w:t xml:space="preserve">2006. “Targeted Maximum Likelihood Learning.” </w:t>
      </w:r>
      <w:r>
        <w:rPr>
          <w:i/>
          <w:iCs/>
        </w:rPr>
        <w:t>The International Journal of Biostatistics</w:t>
      </w:r>
      <w:r>
        <w:t xml:space="preserve"> 2 (1). </w:t>
      </w:r>
      <w:hyperlink r:id="rId40">
        <w:r>
          <w:rPr>
            <w:rStyle w:val="Hyperlink"/>
          </w:rPr>
          <w:t>https://doi.org/10.2202/1557-4679.1043</w:t>
        </w:r>
      </w:hyperlink>
      <w:r>
        <w:t>.</w:t>
      </w:r>
    </w:p>
    <w:p w14:paraId="0C70822C" w14:textId="77777777" w:rsidR="00FD4489" w:rsidRDefault="00000000">
      <w:pPr>
        <w:pStyle w:val="Bibliography"/>
      </w:pPr>
      <w:bookmarkStart w:id="152" w:name="ref-lash2014qba"/>
      <w:bookmarkEnd w:id="151"/>
      <w:r>
        <w:t xml:space="preserve">Lash, Timothy L., Matthew P. Fox, Richard F. MacLehose, George Maldonado, Lawrence C. McCandless, and Sander Greenland. 2014. “Good Practices for Quantitative Bias Analysis.” </w:t>
      </w:r>
      <w:r>
        <w:rPr>
          <w:i/>
          <w:iCs/>
        </w:rPr>
        <w:t>International Journal of Epidemiology</w:t>
      </w:r>
      <w:r>
        <w:t xml:space="preserve"> 43 (6): 1969–85. </w:t>
      </w:r>
      <w:hyperlink r:id="rId41">
        <w:r>
          <w:rPr>
            <w:rStyle w:val="Hyperlink"/>
          </w:rPr>
          <w:t>https://doi.org/10.1093/ije/dyu149</w:t>
        </w:r>
      </w:hyperlink>
      <w:r>
        <w:t>.</w:t>
      </w:r>
    </w:p>
    <w:p w14:paraId="533E8935" w14:textId="77777777" w:rsidR="00FD4489" w:rsidRDefault="00000000">
      <w:pPr>
        <w:pStyle w:val="Bibliography"/>
      </w:pPr>
      <w:bookmarkStart w:id="153" w:name="ref-levintow2023nco"/>
      <w:bookmarkEnd w:id="152"/>
      <w:r>
        <w:t xml:space="preserve">Levintow, Sara N., Carrie M. Nielson, Rohini K. Hernandez, and M. Alan Brookhart. 2023. “Pragmatic Considerations for Negative Control Outcome Studies to Guide Non-Randomized Comparative Analyses: A Narrative Review.” </w:t>
      </w:r>
      <w:r>
        <w:rPr>
          <w:i/>
          <w:iCs/>
        </w:rPr>
        <w:t>Pharmacoepidemiology and Drug Safety</w:t>
      </w:r>
      <w:r>
        <w:t xml:space="preserve"> 32 (6): 599–606. </w:t>
      </w:r>
      <w:hyperlink r:id="rId42">
        <w:r>
          <w:rPr>
            <w:rStyle w:val="Hyperlink"/>
          </w:rPr>
          <w:t>https://doi.org/10.1002/pds.5623</w:t>
        </w:r>
      </w:hyperlink>
      <w:r>
        <w:t>.</w:t>
      </w:r>
    </w:p>
    <w:p w14:paraId="21228B13" w14:textId="77777777" w:rsidR="00FD4489" w:rsidRDefault="00000000">
      <w:pPr>
        <w:pStyle w:val="Bibliography"/>
      </w:pPr>
      <w:bookmarkStart w:id="154" w:name="ref-lipsitch2010negative"/>
      <w:bookmarkEnd w:id="153"/>
      <w:r>
        <w:t xml:space="preserve">Lipsitch, Marc, Eric Tchetgen Tchetgen, and Ted Cohen. 2010. “Negative Controls: A Tool for Detecting Confounding and Bias in Observational Studies.” </w:t>
      </w:r>
      <w:r>
        <w:rPr>
          <w:i/>
          <w:iCs/>
        </w:rPr>
        <w:t>Epidemiology</w:t>
      </w:r>
      <w:r>
        <w:t xml:space="preserve"> 21 (3): 383–88. </w:t>
      </w:r>
      <w:hyperlink r:id="rId43">
        <w:r>
          <w:rPr>
            <w:rStyle w:val="Hyperlink"/>
          </w:rPr>
          <w:t>https://doi.org/10.1097/EDE.0b013e3181d61eeb</w:t>
        </w:r>
      </w:hyperlink>
      <w:r>
        <w:t>.</w:t>
      </w:r>
    </w:p>
    <w:p w14:paraId="453E230E" w14:textId="77777777" w:rsidR="00FD4489" w:rsidRDefault="00000000">
      <w:pPr>
        <w:pStyle w:val="Bibliography"/>
      </w:pPr>
      <w:bookmarkStart w:id="155" w:name="ref-mcgrath2021romiplostim"/>
      <w:bookmarkEnd w:id="154"/>
      <w:r>
        <w:t xml:space="preserve">McGrath, Leah J., Carrie M. Nielson, Bradley Saul, J. Bradley Layton, Kathleen E. Hurwitz, Mary Wernecke, Michele Jonsson Funk, Brian D. Bradbury, and M. Alan Brookhart. 2021. “Lessons Learned Using Real-World Data to Emulate Randomized Trials: An Application in Romiplostim Treatment for Immune Thrombocytopenia.” </w:t>
      </w:r>
      <w:r>
        <w:rPr>
          <w:i/>
          <w:iCs/>
        </w:rPr>
        <w:t>Clinical Pharmacology &amp; Therapeutics</w:t>
      </w:r>
      <w:r>
        <w:t xml:space="preserve"> 110 (6): 1570–78. </w:t>
      </w:r>
      <w:hyperlink r:id="rId44">
        <w:r>
          <w:rPr>
            <w:rStyle w:val="Hyperlink"/>
          </w:rPr>
          <w:t>https://doi.org/10.1002/cpt.2399</w:t>
        </w:r>
      </w:hyperlink>
      <w:r>
        <w:t>.</w:t>
      </w:r>
    </w:p>
    <w:p w14:paraId="7BD3B10A" w14:textId="77777777" w:rsidR="00FD4489" w:rsidRDefault="00000000">
      <w:pPr>
        <w:pStyle w:val="Bibliography"/>
      </w:pPr>
      <w:bookmarkStart w:id="156" w:name="ref-mertens2024danish"/>
      <w:bookmarkEnd w:id="155"/>
      <w:r>
        <w:t xml:space="preserve">Mertens, Andrew, Zhiwei Zhang, et al. 2024. “Bootstrap Variance Estimation for TMLE Under Positivity Strain in a Danish Registry Comparative-Effectiveness Study.” </w:t>
      </w:r>
      <w:r>
        <w:rPr>
          <w:i/>
          <w:iCs/>
        </w:rPr>
        <w:t>Working Paper</w:t>
      </w:r>
      <w:r>
        <w:t>.</w:t>
      </w:r>
    </w:p>
    <w:p w14:paraId="033BCE7D" w14:textId="77777777" w:rsidR="00FD4489" w:rsidRDefault="00000000">
      <w:pPr>
        <w:pStyle w:val="Bibliography"/>
      </w:pPr>
      <w:bookmarkStart w:id="157" w:name="ref-muntner2024staging"/>
      <w:bookmarkEnd w:id="156"/>
      <w:r>
        <w:t xml:space="preserve">Muntner, Paul, Rohini K. Hernandez, Shia T. Kent, James E. Browning, David T. Gilbertson, Kathleen E. Hurwitz, Susan S. Jick, et al. 2024. “Staging and Clean Room: Constructs Designed to Facilitate Transparency and Reduce Bias in Comparative Analyses of Real-World Data.” </w:t>
      </w:r>
      <w:r>
        <w:rPr>
          <w:i/>
          <w:iCs/>
        </w:rPr>
        <w:t>Pharmacoepidemiology and Drug Safety</w:t>
      </w:r>
      <w:r>
        <w:t xml:space="preserve"> 33 (3): e5770. </w:t>
      </w:r>
      <w:hyperlink r:id="rId45">
        <w:r>
          <w:rPr>
            <w:rStyle w:val="Hyperlink"/>
          </w:rPr>
          <w:t>https://doi.org/10.1002/pds.5770</w:t>
        </w:r>
      </w:hyperlink>
      <w:r>
        <w:t>.</w:t>
      </w:r>
    </w:p>
    <w:p w14:paraId="286D3CA5" w14:textId="77777777" w:rsidR="00FD4489" w:rsidRDefault="00000000">
      <w:pPr>
        <w:pStyle w:val="Bibliography"/>
      </w:pPr>
      <w:bookmarkStart w:id="158" w:name="ref-nance2026fiord"/>
      <w:bookmarkEnd w:id="157"/>
      <w:r>
        <w:t xml:space="preserve">Nance, Nerissa, Susan Gruber, Hashim Khan, Lina Han, Maya Petersen, Andrew Mertens, Mark J. van der Laan, and FIORD collaborators. 2026. “Simulations to Specify Estimation Choices in Causal Analyses: A Longitudinal Case Study.” </w:t>
      </w:r>
      <w:r>
        <w:rPr>
          <w:i/>
          <w:iCs/>
        </w:rPr>
        <w:t>Journal of Clinical and Translational Science</w:t>
      </w:r>
      <w:r>
        <w:t>.</w:t>
      </w:r>
    </w:p>
    <w:p w14:paraId="01BC585E" w14:textId="77777777" w:rsidR="00FD4489" w:rsidRDefault="00000000">
      <w:pPr>
        <w:pStyle w:val="Bibliography"/>
      </w:pPr>
      <w:bookmarkStart w:id="159" w:name="ref-nice2022rwe"/>
      <w:bookmarkEnd w:id="158"/>
      <w:r>
        <w:t xml:space="preserve">National Institute for Health and Care Excellence. 2022. “NICE Real-World Evidence Framework (ECD9).” NICE corporate document, London. </w:t>
      </w:r>
      <w:hyperlink r:id="rId46">
        <w:r>
          <w:rPr>
            <w:rStyle w:val="Hyperlink"/>
          </w:rPr>
          <w:t>https://www.nice.org.uk/corporate/ecd9</w:t>
        </w:r>
      </w:hyperlink>
      <w:r>
        <w:t>.</w:t>
      </w:r>
    </w:p>
    <w:p w14:paraId="3196D123" w14:textId="77777777" w:rsidR="00FD4489" w:rsidRDefault="00000000">
      <w:pPr>
        <w:pStyle w:val="Bibliography"/>
      </w:pPr>
      <w:bookmarkStart w:id="160" w:name="ref-petersen2014roadmap"/>
      <w:bookmarkEnd w:id="159"/>
      <w:r w:rsidRPr="00EB22D0">
        <w:rPr>
          <w:lang w:val="nl-NL"/>
        </w:rPr>
        <w:lastRenderedPageBreak/>
        <w:t xml:space="preserve">Petersen, Maya L., and Mark J. van der Laan. 2014. </w:t>
      </w:r>
      <w:r>
        <w:t xml:space="preserve">“Causal Models and Learning from Data: Integrating Causal Modeling and Statistical Estimation.” </w:t>
      </w:r>
      <w:r>
        <w:rPr>
          <w:i/>
          <w:iCs/>
        </w:rPr>
        <w:t>Epidemiology</w:t>
      </w:r>
      <w:r>
        <w:t xml:space="preserve"> 25 (3): 418–26. </w:t>
      </w:r>
      <w:hyperlink r:id="rId47">
        <w:r>
          <w:rPr>
            <w:rStyle w:val="Hyperlink"/>
          </w:rPr>
          <w:t>https://doi.org/10.1097/EDE.0000000000000078</w:t>
        </w:r>
      </w:hyperlink>
      <w:r>
        <w:t>.</w:t>
      </w:r>
    </w:p>
    <w:p w14:paraId="01E1EE08" w14:textId="77777777" w:rsidR="00FD4489" w:rsidRDefault="00000000">
      <w:pPr>
        <w:pStyle w:val="Bibliography"/>
      </w:pPr>
      <w:bookmarkStart w:id="161" w:name="ref-phillips2023sl"/>
      <w:bookmarkEnd w:id="160"/>
      <w:r>
        <w:t xml:space="preserve">Phillips, Rachael V., Mark J. van der Laan, Hana Lee, and Susan Gruber. 2023. “Practical Considerations for Specifying a Super Learner.” </w:t>
      </w:r>
      <w:r>
        <w:rPr>
          <w:i/>
          <w:iCs/>
        </w:rPr>
        <w:t>International Journal of Epidemiology</w:t>
      </w:r>
      <w:r>
        <w:t xml:space="preserve"> 52 (4): 1276–85. </w:t>
      </w:r>
      <w:hyperlink r:id="rId48">
        <w:r>
          <w:rPr>
            <w:rStyle w:val="Hyperlink"/>
          </w:rPr>
          <w:t>https://doi.org/10.1093/ije/dyad023</w:t>
        </w:r>
      </w:hyperlink>
      <w:r>
        <w:t>.</w:t>
      </w:r>
    </w:p>
    <w:p w14:paraId="537569DE" w14:textId="77777777" w:rsidR="00FD4489" w:rsidRDefault="00000000">
      <w:pPr>
        <w:pStyle w:val="Bibliography"/>
      </w:pPr>
      <w:bookmarkStart w:id="162" w:name="ref-rcoreteam2024"/>
      <w:bookmarkEnd w:id="161"/>
      <w:r>
        <w:t xml:space="preserve">R Core Team. 2024. “R: A Language and Environment for Statistical Computing.” Vienna, Austria: R Foundation for Statistical Computing. </w:t>
      </w:r>
      <w:hyperlink r:id="rId49">
        <w:r>
          <w:rPr>
            <w:rStyle w:val="Hyperlink"/>
          </w:rPr>
          <w:t>https://www.R-project.org/</w:t>
        </w:r>
      </w:hyperlink>
      <w:r>
        <w:t>.</w:t>
      </w:r>
    </w:p>
    <w:p w14:paraId="5A6B55FF" w14:textId="77777777" w:rsidR="00FD4489" w:rsidRDefault="00000000">
      <w:pPr>
        <w:pStyle w:val="Bibliography"/>
      </w:pPr>
      <w:bookmarkStart w:id="163" w:name="ref-robins1986newapproach"/>
      <w:bookmarkEnd w:id="162"/>
      <w:r>
        <w:t xml:space="preserve">Robins, James. 1986. “A New Approach to Causal Inference in Mortality Studies with a Sustained Exposure Period.” </w:t>
      </w:r>
      <w:r>
        <w:rPr>
          <w:i/>
          <w:iCs/>
        </w:rPr>
        <w:t>Mathematical Modelling</w:t>
      </w:r>
      <w:r>
        <w:t xml:space="preserve"> 7 (9-12): 1393–1512.</w:t>
      </w:r>
    </w:p>
    <w:p w14:paraId="62CEFB24" w14:textId="77777777" w:rsidR="00FD4489" w:rsidRDefault="00000000">
      <w:pPr>
        <w:pStyle w:val="Bibliography"/>
      </w:pPr>
      <w:bookmarkStart w:id="164" w:name="ref-robins1992rotnitzky"/>
      <w:bookmarkEnd w:id="163"/>
      <w:r>
        <w:t>Robins, James M., and Andrea Rotnitzky. 1992. “Recovery of Information and Adjustment for Dependent Censoring Using Surrogate Markers,” 297–331.</w:t>
      </w:r>
    </w:p>
    <w:p w14:paraId="3985764F" w14:textId="77777777" w:rsidR="00FD4489" w:rsidRDefault="00000000">
      <w:pPr>
        <w:pStyle w:val="Bibliography"/>
      </w:pPr>
      <w:bookmarkStart w:id="165" w:name="ref-schreck2024plasmode"/>
      <w:bookmarkEnd w:id="164"/>
      <w:r>
        <w:t xml:space="preserve">Schreck, N. et al. 2024. “Plasmode Simulation in Pharmacoepidemiology: A Review of Strengths and Pitfalls.” </w:t>
      </w:r>
      <w:r>
        <w:rPr>
          <w:i/>
          <w:iCs/>
        </w:rPr>
        <w:t>Pharmacoepidemiology and Drug Safety</w:t>
      </w:r>
      <w:r>
        <w:t>.</w:t>
      </w:r>
    </w:p>
    <w:p w14:paraId="5018938F" w14:textId="77777777" w:rsidR="00FD4489" w:rsidRDefault="00000000">
      <w:pPr>
        <w:pStyle w:val="Bibliography"/>
      </w:pPr>
      <w:bookmarkStart w:id="166" w:name="ref-schuler2017tmle"/>
      <w:bookmarkEnd w:id="165"/>
      <w:r>
        <w:t xml:space="preserve">Schuler, Megan S., and Sherri Rose. 2017. “Targeted Maximum Likelihood Estimation for Causal Inference in Observational Studies.” </w:t>
      </w:r>
      <w:r>
        <w:rPr>
          <w:i/>
          <w:iCs/>
        </w:rPr>
        <w:t>American Journal of Epidemiology</w:t>
      </w:r>
      <w:r>
        <w:t xml:space="preserve"> 185 (1): 65–73. </w:t>
      </w:r>
      <w:hyperlink r:id="rId50">
        <w:r>
          <w:rPr>
            <w:rStyle w:val="Hyperlink"/>
          </w:rPr>
          <w:t>https://doi.org/10.1093/aje/kww165</w:t>
        </w:r>
      </w:hyperlink>
      <w:r>
        <w:t>.</w:t>
      </w:r>
    </w:p>
    <w:p w14:paraId="59E1AD23" w14:textId="77777777" w:rsidR="00FD4489" w:rsidRDefault="00000000">
      <w:pPr>
        <w:pStyle w:val="Bibliography"/>
      </w:pPr>
      <w:bookmarkStart w:id="167" w:name="ref-fda2018rwe"/>
      <w:bookmarkEnd w:id="166"/>
      <w:r>
        <w:t xml:space="preserve">U.S. Food and Drug Administration. 2018. “Framework for FDA’s Real-World Evidence Program.” </w:t>
      </w:r>
      <w:hyperlink r:id="rId51">
        <w:r>
          <w:rPr>
            <w:rStyle w:val="Hyperlink"/>
          </w:rPr>
          <w:t>https://www.fda.gov/media/120060/download</w:t>
        </w:r>
      </w:hyperlink>
      <w:r>
        <w:t>.</w:t>
      </w:r>
    </w:p>
    <w:p w14:paraId="41BC0FE6" w14:textId="77777777" w:rsidR="00FD4489" w:rsidRDefault="00000000">
      <w:pPr>
        <w:pStyle w:val="Bibliography"/>
      </w:pPr>
      <w:bookmarkStart w:id="168" w:name="ref-fda2021registries"/>
      <w:bookmarkEnd w:id="167"/>
      <w:r>
        <w:t xml:space="preserve">———. 2021. “Real-World Data: Assessing Registries to Support Regulatory Decision-Making for Drug and Biological Products.” </w:t>
      </w:r>
      <w:hyperlink r:id="rId52">
        <w:r>
          <w:rPr>
            <w:rStyle w:val="Hyperlink"/>
          </w:rPr>
          <w:t>https://www.fda.gov/regulatory-information/search-fda-guidance-documents/real-world-data-assessing-registries-support-regulatory-decision-making-drug-and-biological-products</w:t>
        </w:r>
      </w:hyperlink>
      <w:r>
        <w:t>.</w:t>
      </w:r>
    </w:p>
    <w:p w14:paraId="66BAD1E1" w14:textId="77777777" w:rsidR="00FD4489" w:rsidRDefault="00000000">
      <w:pPr>
        <w:pStyle w:val="Bibliography"/>
      </w:pPr>
      <w:bookmarkStart w:id="169" w:name="ref-fda2024considerations"/>
      <w:bookmarkEnd w:id="168"/>
      <w:r>
        <w:t xml:space="preserve">———. 2024a. “Considerations for the Use of Real-World Data and Real-World Evidence to Support Regulatory Decision-Making for Drug and Biological Products.” </w:t>
      </w:r>
      <w:hyperlink r:id="rId53">
        <w:r>
          <w:rPr>
            <w:rStyle w:val="Hyperlink"/>
          </w:rPr>
          <w:t>https://www.fda.gov/regulatory-information/search-fda-guidance-documents/considerations-use-real-world-data-and-real-world-evidence-support-regulatory-decision-making-drug</w:t>
        </w:r>
      </w:hyperlink>
      <w:r>
        <w:t>.</w:t>
      </w:r>
    </w:p>
    <w:p w14:paraId="28129116" w14:textId="77777777" w:rsidR="00FD4489" w:rsidRDefault="00000000">
      <w:pPr>
        <w:pStyle w:val="Bibliography"/>
      </w:pPr>
      <w:bookmarkStart w:id="170" w:name="ref-fda2024ehrclaims"/>
      <w:bookmarkEnd w:id="169"/>
      <w:r>
        <w:t xml:space="preserve">———. 2024b. “Real-World Data: Assessing Electronic Health Records and Medical Claims Data to Support Regulatory Decision-Making for Drug and Biological Products.” </w:t>
      </w:r>
      <w:hyperlink r:id="rId54">
        <w:r>
          <w:rPr>
            <w:rStyle w:val="Hyperlink"/>
          </w:rPr>
          <w:t>https://www.fda.gov/regulatory-information/search-fda-guidance-documents/real-world-data-assessing-electronic-health-records-and-medical-claims-data-support-regulatory</w:t>
        </w:r>
      </w:hyperlink>
      <w:r>
        <w:t>.</w:t>
      </w:r>
    </w:p>
    <w:p w14:paraId="6B54C57E" w14:textId="77777777" w:rsidR="00FD4489" w:rsidRDefault="00000000">
      <w:pPr>
        <w:pStyle w:val="Bibliography"/>
      </w:pPr>
      <w:bookmarkStart w:id="171" w:name="ref-fda2024noninterventional"/>
      <w:bookmarkEnd w:id="170"/>
      <w:r>
        <w:t xml:space="preserve">———. 2024c. “Real-World Evidence: Considerations Regarding Non-Interventional Studies for Drug and Biological Products.” </w:t>
      </w:r>
      <w:hyperlink r:id="rId55">
        <w:r>
          <w:rPr>
            <w:rStyle w:val="Hyperlink"/>
          </w:rPr>
          <w:t>https://www.fda.gov/regulatory-information/search-fda-guidance-documents/real-world-evidence-considerations-regarding-non-interventional-studies-drug-and-biological-products</w:t>
        </w:r>
      </w:hyperlink>
      <w:r>
        <w:t>.</w:t>
      </w:r>
    </w:p>
    <w:p w14:paraId="2E295E12" w14:textId="77777777" w:rsidR="00FD4489" w:rsidRDefault="00000000">
      <w:pPr>
        <w:pStyle w:val="Bibliography"/>
      </w:pPr>
      <w:bookmarkStart w:id="172" w:name="ref-vanderWeele2017evalue"/>
      <w:bookmarkEnd w:id="171"/>
      <w:r>
        <w:lastRenderedPageBreak/>
        <w:t xml:space="preserve">VanderWeele, Tyler J., and Peng Ding. 2017. “Sensitivity Analysis in Observational Research: Introducing the E-Value.” </w:t>
      </w:r>
      <w:r>
        <w:rPr>
          <w:i/>
          <w:iCs/>
        </w:rPr>
        <w:t>Annals of Internal Medicine</w:t>
      </w:r>
      <w:r>
        <w:t xml:space="preserve"> 167 (4): 268–74. </w:t>
      </w:r>
      <w:hyperlink r:id="rId56">
        <w:r>
          <w:rPr>
            <w:rStyle w:val="Hyperlink"/>
          </w:rPr>
          <w:t>https://doi.org/10.7326/M16-2607</w:t>
        </w:r>
      </w:hyperlink>
      <w:r>
        <w:t>.</w:t>
      </w:r>
    </w:p>
    <w:p w14:paraId="040AB694" w14:textId="77777777" w:rsidR="00FD4489" w:rsidRDefault="00000000">
      <w:pPr>
        <w:pStyle w:val="Bibliography"/>
      </w:pPr>
      <w:bookmarkStart w:id="173" w:name="ref-wang2021startrwe"/>
      <w:bookmarkEnd w:id="172"/>
      <w:r>
        <w:t xml:space="preserve">Wang, Shirley V., Sebastian Pinheiro, Wei Hua, Peter Arlett, Yoshiaki Uyama, Jesse A. Berlin, Dorothee B. Bartels, Kristijan H. Kahler, Lily G. Bessette, and Sebastian Schneeweiss. 2021. “STaRT-RWE: Structured Template for Planning and Reporting on the Implementation of Real World Evidence Studies.” </w:t>
      </w:r>
      <w:r>
        <w:rPr>
          <w:i/>
          <w:iCs/>
        </w:rPr>
        <w:t>BMJ</w:t>
      </w:r>
      <w:r>
        <w:t xml:space="preserve"> 372: m4856. </w:t>
      </w:r>
      <w:hyperlink r:id="rId57">
        <w:r>
          <w:rPr>
            <w:rStyle w:val="Hyperlink"/>
          </w:rPr>
          <w:t>https://doi.org/10.1136/bmj.m4856</w:t>
        </w:r>
      </w:hyperlink>
      <w:r>
        <w:t>.</w:t>
      </w:r>
    </w:p>
    <w:p w14:paraId="2A0AFDAB" w14:textId="77777777" w:rsidR="00FD4489" w:rsidRDefault="00000000">
      <w:pPr>
        <w:pStyle w:val="Bibliography"/>
      </w:pPr>
      <w:bookmarkStart w:id="174" w:name="ref-wang2023harper"/>
      <w:bookmarkEnd w:id="173"/>
      <w:r>
        <w:t xml:space="preserve">Wang, Shirley V., Sushama Sreedhara, and Sebastian Schneeweiss. 2023. “HARPER: Recommendations for the Development and Reporting of Pharmacoepidemiologic Studies Using Real-World Data.” </w:t>
      </w:r>
      <w:r>
        <w:rPr>
          <w:i/>
          <w:iCs/>
        </w:rPr>
        <w:t>Pharmacoepidemiology and Drug Safety</w:t>
      </w:r>
      <w:r>
        <w:t xml:space="preserve">. </w:t>
      </w:r>
      <w:hyperlink r:id="rId58">
        <w:r>
          <w:rPr>
            <w:rStyle w:val="Hyperlink"/>
          </w:rPr>
          <w:t>https://doi.org/10.1002/pds.5642</w:t>
        </w:r>
      </w:hyperlink>
      <w:r>
        <w:t>.</w:t>
      </w:r>
    </w:p>
    <w:p w14:paraId="02B261EA" w14:textId="77777777" w:rsidR="00FD4489" w:rsidRDefault="00000000">
      <w:pPr>
        <w:pStyle w:val="Bibliography"/>
      </w:pPr>
      <w:bookmarkStart w:id="175" w:name="ref-lmtppackage2021"/>
      <w:bookmarkEnd w:id="174"/>
      <w:r>
        <w:t>Williams, Nicholas T., and Iván Dı́az. 2021. “Lmtp: Non-Parametric Causal Effects of Feasible Interventions Based on Modified Treatment Policies.”</w:t>
      </w:r>
    </w:p>
    <w:p w14:paraId="10630ADA" w14:textId="77777777" w:rsidR="00FD4489" w:rsidRDefault="00000000">
      <w:pPr>
        <w:pStyle w:val="Bibliography"/>
      </w:pPr>
      <w:bookmarkStart w:id="176" w:name="ref-zheng2011crossvalidated"/>
      <w:bookmarkEnd w:id="175"/>
      <w:r w:rsidRPr="00EB22D0">
        <w:rPr>
          <w:lang w:val="nl-NL"/>
        </w:rPr>
        <w:t xml:space="preserve">Zheng, Wenjing, and Mark J. van der Laan. 2011. </w:t>
      </w:r>
      <w:r>
        <w:t xml:space="preserve">“Cross-Validated Targeted Minimum-Loss-Based Estimation.” In </w:t>
      </w:r>
      <w:r>
        <w:rPr>
          <w:i/>
          <w:iCs/>
        </w:rPr>
        <w:t>Targeted Learning: Causal Inference for Observational and Experimental Data</w:t>
      </w:r>
      <w:r>
        <w:t>, 459–74. Springer.</w:t>
      </w:r>
    </w:p>
    <w:bookmarkEnd w:id="128"/>
    <w:bookmarkEnd w:id="176"/>
    <w:p w14:paraId="42A4138E" w14:textId="77777777" w:rsidR="00FD4489" w:rsidRDefault="00000000">
      <w:pPr>
        <w:pStyle w:val="SourceCode"/>
      </w:pPr>
      <w:r>
        <w:rPr>
          <w:rStyle w:val="VerbatimChar"/>
        </w:rPr>
        <w:t>R&gt;  R version 4.4.2 (2024-10-31 ucrt)</w:t>
      </w:r>
      <w:r>
        <w:br/>
      </w:r>
      <w:r>
        <w:rPr>
          <w:rStyle w:val="VerbatimChar"/>
        </w:rPr>
        <w:t>R&gt;  Platform: x86_64-w64-mingw32/x64</w:t>
      </w:r>
      <w:r>
        <w:br/>
      </w:r>
      <w:r>
        <w:rPr>
          <w:rStyle w:val="VerbatimChar"/>
        </w:rPr>
        <w:t>R&gt;  Running under: Windows 11 x64 (build 26200)</w:t>
      </w:r>
      <w:r>
        <w:br/>
      </w:r>
      <w:r>
        <w:rPr>
          <w:rStyle w:val="VerbatimChar"/>
        </w:rPr>
        <w:t xml:space="preserve">R&gt;  </w:t>
      </w:r>
      <w:r>
        <w:br/>
      </w:r>
      <w:r>
        <w:rPr>
          <w:rStyle w:val="VerbatimChar"/>
        </w:rPr>
        <w:t>R&gt;  Matrix products: default</w:t>
      </w:r>
      <w:r>
        <w:br/>
      </w:r>
      <w:r>
        <w:rPr>
          <w:rStyle w:val="VerbatimChar"/>
        </w:rPr>
        <w:t xml:space="preserve">R&gt;  </w:t>
      </w:r>
      <w:r>
        <w:br/>
      </w:r>
      <w:r>
        <w:rPr>
          <w:rStyle w:val="VerbatimChar"/>
        </w:rPr>
        <w:t xml:space="preserve">R&gt;  </w:t>
      </w:r>
      <w:r>
        <w:br/>
      </w:r>
      <w:r>
        <w:rPr>
          <w:rStyle w:val="VerbatimChar"/>
        </w:rPr>
        <w:t>R&gt;  locale:</w:t>
      </w:r>
      <w:r>
        <w:br/>
      </w:r>
      <w:r>
        <w:rPr>
          <w:rStyle w:val="VerbatimChar"/>
        </w:rPr>
        <w:t xml:space="preserve">R&gt;  [1] LC_COLLATE=English_United States.utf8 </w:t>
      </w:r>
      <w:r>
        <w:br/>
      </w:r>
      <w:r>
        <w:rPr>
          <w:rStyle w:val="VerbatimChar"/>
        </w:rPr>
        <w:t xml:space="preserve">R&gt;  [2] LC_CTYPE=English_United States.utf8   </w:t>
      </w:r>
      <w:r>
        <w:br/>
      </w:r>
      <w:r>
        <w:rPr>
          <w:rStyle w:val="VerbatimChar"/>
        </w:rPr>
        <w:t>R&gt;  [3] LC_MONETARY=English_United States.utf8</w:t>
      </w:r>
      <w:r>
        <w:br/>
      </w:r>
      <w:r>
        <w:rPr>
          <w:rStyle w:val="VerbatimChar"/>
        </w:rPr>
        <w:t xml:space="preserve">R&gt;  [4] LC_NUMERIC=C                          </w:t>
      </w:r>
      <w:r>
        <w:br/>
      </w:r>
      <w:r>
        <w:rPr>
          <w:rStyle w:val="VerbatimChar"/>
        </w:rPr>
        <w:t xml:space="preserve">R&gt;  [5] LC_TIME=English_United States.utf8    </w:t>
      </w:r>
      <w:r>
        <w:br/>
      </w:r>
      <w:r>
        <w:rPr>
          <w:rStyle w:val="VerbatimChar"/>
        </w:rPr>
        <w:t xml:space="preserve">R&gt;  </w:t>
      </w:r>
      <w:r>
        <w:br/>
      </w:r>
      <w:r>
        <w:rPr>
          <w:rStyle w:val="VerbatimChar"/>
        </w:rPr>
        <w:t>R&gt;  time zone: America/Los_Angeles</w:t>
      </w:r>
      <w:r>
        <w:br/>
      </w:r>
      <w:r>
        <w:rPr>
          <w:rStyle w:val="VerbatimChar"/>
        </w:rPr>
        <w:t>R&gt;  tzcode source: internal</w:t>
      </w:r>
      <w:r>
        <w:br/>
      </w:r>
      <w:r>
        <w:rPr>
          <w:rStyle w:val="VerbatimChar"/>
        </w:rPr>
        <w:t xml:space="preserve">R&gt;  </w:t>
      </w:r>
      <w:r>
        <w:br/>
      </w:r>
      <w:r>
        <w:rPr>
          <w:rStyle w:val="VerbatimChar"/>
        </w:rPr>
        <w:t>R&gt;  attached base packages:</w:t>
      </w:r>
      <w:r>
        <w:br/>
      </w:r>
      <w:r>
        <w:rPr>
          <w:rStyle w:val="VerbatimChar"/>
        </w:rPr>
        <w:t xml:space="preserve">R&gt;  [1] stats     graphics  grDevices utils     datasets  methods   base     </w:t>
      </w:r>
      <w:r>
        <w:br/>
      </w:r>
      <w:r>
        <w:rPr>
          <w:rStyle w:val="VerbatimChar"/>
        </w:rPr>
        <w:t xml:space="preserve">R&gt;  </w:t>
      </w:r>
      <w:r>
        <w:br/>
      </w:r>
      <w:r>
        <w:rPr>
          <w:rStyle w:val="VerbatimChar"/>
        </w:rPr>
        <w:t>R&gt;  other attached packages:</w:t>
      </w:r>
      <w:r>
        <w:br/>
      </w:r>
      <w:r>
        <w:rPr>
          <w:rStyle w:val="VerbatimChar"/>
        </w:rPr>
        <w:t xml:space="preserve">R&gt;  [1] cleanTMLE_0.1.1 ggplot2_4.0.2  </w:t>
      </w:r>
      <w:r>
        <w:br/>
      </w:r>
      <w:r>
        <w:rPr>
          <w:rStyle w:val="VerbatimChar"/>
        </w:rPr>
        <w:t xml:space="preserve">R&gt;  </w:t>
      </w:r>
      <w:r>
        <w:br/>
      </w:r>
      <w:r>
        <w:rPr>
          <w:rStyle w:val="VerbatimChar"/>
        </w:rPr>
        <w:t>R&gt;  loaded via a namespace (and not attached):</w:t>
      </w:r>
      <w:r>
        <w:br/>
      </w:r>
      <w:r>
        <w:rPr>
          <w:rStyle w:val="VerbatimChar"/>
        </w:rPr>
        <w:t xml:space="preserve">R&gt;   [1] Matrix_1.7-1       gtable_0.3.6       jsonlite_2.0.0     dplyr_1.1.4       </w:t>
      </w:r>
      <w:r>
        <w:br/>
      </w:r>
      <w:r>
        <w:rPr>
          <w:rStyle w:val="VerbatimChar"/>
        </w:rPr>
        <w:t xml:space="preserve">R&gt;   [5] compiler_4.4.2     tidyselect_1.2.1   gridExtra_2.3      png_0.1-8         </w:t>
      </w:r>
      <w:r>
        <w:br/>
      </w:r>
      <w:r>
        <w:rPr>
          <w:rStyle w:val="VerbatimChar"/>
        </w:rPr>
        <w:t xml:space="preserve">R&gt;   [9] splines_4.4.2      scales_1.4.0       yaml_2.3.10        </w:t>
      </w:r>
      <w:r>
        <w:rPr>
          <w:rStyle w:val="VerbatimChar"/>
        </w:rPr>
        <w:lastRenderedPageBreak/>
        <w:t xml:space="preserve">fastmap_1.2.0     </w:t>
      </w:r>
      <w:r>
        <w:br/>
      </w:r>
      <w:r>
        <w:rPr>
          <w:rStyle w:val="VerbatimChar"/>
        </w:rPr>
        <w:t xml:space="preserve">R&gt;  [13] lattice_0.22-6     R6_2.6.1           labeling_0.4.3     generics_0.1.3    </w:t>
      </w:r>
      <w:r>
        <w:br/>
      </w:r>
      <w:r>
        <w:rPr>
          <w:rStyle w:val="VerbatimChar"/>
        </w:rPr>
        <w:t>R&gt;  [17] knitr_1.49         tibble_3.2.1       pillar_1.9.0       RColorBrewer_1.1-3</w:t>
      </w:r>
      <w:r>
        <w:br/>
      </w:r>
      <w:r>
        <w:rPr>
          <w:rStyle w:val="VerbatimChar"/>
        </w:rPr>
        <w:t xml:space="preserve">R&gt;  [21] rlang_1.1.7        utf8_1.2.4         xfun_0.49          S7_0.2.1          </w:t>
      </w:r>
      <w:r>
        <w:br/>
      </w:r>
      <w:r>
        <w:rPr>
          <w:rStyle w:val="VerbatimChar"/>
        </w:rPr>
        <w:t xml:space="preserve">R&gt;  [25] cli_3.6.5          withr_3.0.2        magrittr_2.0.3     digest_0.6.37     </w:t>
      </w:r>
      <w:r>
        <w:br/>
      </w:r>
      <w:r>
        <w:rPr>
          <w:rStyle w:val="VerbatimChar"/>
        </w:rPr>
        <w:t xml:space="preserve">R&gt;  [29] grid_4.4.2         sandwich_3.1-1     lifecycle_1.0.5    vctrs_0.7.1       </w:t>
      </w:r>
      <w:r>
        <w:br/>
      </w:r>
      <w:r>
        <w:rPr>
          <w:rStyle w:val="VerbatimChar"/>
        </w:rPr>
        <w:t xml:space="preserve">R&gt;  [33] evaluate_1.0.5     glue_1.8.0         farver_2.1.2       zoo_1.8-15        </w:t>
      </w:r>
      <w:r>
        <w:br/>
      </w:r>
      <w:r>
        <w:rPr>
          <w:rStyle w:val="VerbatimChar"/>
        </w:rPr>
        <w:t xml:space="preserve">R&gt;  [37] survival_3.7-0     fansi_1.0.6        rmarkdown_2.29     tools_4.4.2       </w:t>
      </w:r>
      <w:r>
        <w:br/>
      </w:r>
      <w:r>
        <w:rPr>
          <w:rStyle w:val="VerbatimChar"/>
        </w:rPr>
        <w:t>R&gt;  [41] pkgconfig_2.0.3    htmltools_0.5.8.1</w:t>
      </w:r>
      <w:bookmarkEnd w:id="126"/>
    </w:p>
    <w:sectPr w:rsidR="00FD448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Mertens" w:date="2026-05-25T07:49:00Z" w:initials="AM">
    <w:p w14:paraId="058BE473" w14:textId="3417B3E9" w:rsidR="00EB22D0" w:rsidRDefault="00EB22D0">
      <w:pPr>
        <w:pStyle w:val="CommentText"/>
      </w:pPr>
      <w:r>
        <w:rPr>
          <w:rStyle w:val="CommentReference"/>
        </w:rPr>
        <w:annotationRef/>
      </w:r>
      <w:r>
        <w:t>Find these references:</w:t>
      </w:r>
      <w:r>
        <w:br/>
      </w:r>
      <w:r>
        <w:br/>
      </w:r>
      <w:r w:rsidRPr="00EB22D0">
        <w:rPr>
          <w:i/>
          <w:iCs/>
        </w:rPr>
        <w:t>1Muntner (2024) PMID 38419140; 2Franklin (2020) PMID: 31541454; 3Desai (2024) PMID 38346815</w:t>
      </w:r>
    </w:p>
  </w:comment>
  <w:comment w:id="1" w:author="Andrew Mertens" w:date="2026-05-25T07:50:00Z" w:initials="AM">
    <w:p w14:paraId="6DD6F5E2" w14:textId="07DEDD28" w:rsidR="00EB22D0" w:rsidRDefault="00EB22D0">
      <w:pPr>
        <w:pStyle w:val="CommentText"/>
      </w:pPr>
      <w:r>
        <w:rPr>
          <w:rStyle w:val="CommentReference"/>
        </w:rPr>
        <w:annotationRef/>
      </w:r>
      <w:r>
        <w:t>Look up Journal of Statistical Software length, and trim to that length by moving a lot to the appendix</w:t>
      </w:r>
    </w:p>
  </w:comment>
  <w:comment w:id="2" w:author="Andrew Mertens" w:date="2026-05-25T08:03:00Z" w:initials="AM">
    <w:p w14:paraId="3251FFAD" w14:textId="59770A8E" w:rsidR="00433112" w:rsidRDefault="00433112">
      <w:pPr>
        <w:pStyle w:val="CommentText"/>
      </w:pPr>
      <w:r>
        <w:rPr>
          <w:rStyle w:val="CommentReference"/>
        </w:rPr>
        <w:annotationRef/>
      </w:r>
      <w:r>
        <w:t>need to research if there is any publications on Laura’s point about how univariate SMD evaluation after PS matching is insufficient</w:t>
      </w:r>
    </w:p>
  </w:comment>
  <w:comment w:id="4" w:author="Andrew Mertens" w:date="2026-05-25T08:21:00Z" w:initials="AM">
    <w:p w14:paraId="4A6E8036" w14:textId="46E56092" w:rsidR="00E8589E" w:rsidRDefault="00E8589E">
      <w:pPr>
        <w:pStyle w:val="CommentText"/>
      </w:pPr>
      <w:r>
        <w:rPr>
          <w:rStyle w:val="CommentReference"/>
        </w:rPr>
        <w:annotationRef/>
      </w:r>
      <w:r>
        <w:t>This manuscript seems to invent a lot of jargony terms “like GO/FLAG/STOP” and “locked hash” -try and only use terms from prior clean room/staged analysis publications and generally used in statistics literature</w:t>
      </w:r>
    </w:p>
  </w:comment>
  <w:comment w:id="7" w:author="Andrew Mertens" w:date="2026-05-25T08:15:00Z" w:initials="AM">
    <w:p w14:paraId="274A80E9" w14:textId="77777777" w:rsidR="009C7B09" w:rsidRDefault="009C7B09" w:rsidP="009C7B09">
      <w:pPr>
        <w:pStyle w:val="CommentText"/>
      </w:pPr>
      <w:r>
        <w:rPr>
          <w:rStyle w:val="CommentReference"/>
        </w:rPr>
        <w:annotationRef/>
      </w:r>
      <w:r>
        <w:t>ai sounding</w:t>
      </w:r>
    </w:p>
    <w:p w14:paraId="0105D046" w14:textId="5713B285" w:rsidR="009C7B09" w:rsidRDefault="009C7B09">
      <w:pPr>
        <w:pStyle w:val="CommentText"/>
      </w:pPr>
    </w:p>
  </w:comment>
  <w:comment w:id="10" w:author="Andrew Mertens" w:date="2026-05-25T08:15:00Z" w:initials="AM">
    <w:p w14:paraId="2F8FA1F3" w14:textId="14C5767F" w:rsidR="009C7B09" w:rsidRDefault="009C7B09">
      <w:pPr>
        <w:pStyle w:val="CommentText"/>
      </w:pPr>
      <w:r>
        <w:rPr>
          <w:rStyle w:val="CommentReference"/>
        </w:rPr>
        <w:annotationRef/>
      </w:r>
      <w:r>
        <w:t>ai sounding</w:t>
      </w:r>
    </w:p>
  </w:comment>
  <w:comment w:id="11" w:author="Andrew Mertens" w:date="2026-05-25T08:16:00Z" w:initials="AM">
    <w:p w14:paraId="0AC75315" w14:textId="4DDEA7F6" w:rsidR="009C7B09" w:rsidRDefault="009C7B09">
      <w:pPr>
        <w:pStyle w:val="CommentText"/>
      </w:pPr>
      <w:r>
        <w:rPr>
          <w:rStyle w:val="CommentReference"/>
        </w:rPr>
        <w:annotationRef/>
      </w:r>
      <w:r>
        <w:t>reduce number of colons</w:t>
      </w:r>
    </w:p>
  </w:comment>
  <w:comment w:id="12" w:author="Andrew Mertens" w:date="2026-05-25T08:16:00Z" w:initials="AM">
    <w:p w14:paraId="09192675" w14:textId="7DE016E4" w:rsidR="009C7B09" w:rsidRDefault="009C7B09">
      <w:pPr>
        <w:pStyle w:val="CommentText"/>
      </w:pPr>
      <w:r>
        <w:rPr>
          <w:rStyle w:val="CommentReference"/>
        </w:rPr>
        <w:annotationRef/>
      </w:r>
      <w:r>
        <w:t>reduce lists to most critical components</w:t>
      </w:r>
    </w:p>
  </w:comment>
  <w:comment w:id="13" w:author="Andrew Mertens" w:date="2026-05-25T08:17:00Z" w:initials="AM">
    <w:p w14:paraId="66019AF2" w14:textId="7E423D9C" w:rsidR="009C7B09" w:rsidRDefault="009C7B09">
      <w:pPr>
        <w:pStyle w:val="CommentText"/>
      </w:pPr>
      <w:r>
        <w:rPr>
          <w:rStyle w:val="CommentReference"/>
        </w:rPr>
        <w:annotationRef/>
      </w:r>
      <w:r>
        <w:t>another list. Not all are bad, but too many is AI sounding</w:t>
      </w:r>
    </w:p>
  </w:comment>
  <w:comment w:id="14" w:author="Andrew Mertens" w:date="2026-05-25T08:21:00Z" w:initials="AM">
    <w:p w14:paraId="7159F4B6" w14:textId="25CA7D0A" w:rsidR="00E8589E" w:rsidRDefault="00E8589E">
      <w:pPr>
        <w:pStyle w:val="CommentText"/>
      </w:pPr>
      <w:r>
        <w:rPr>
          <w:rStyle w:val="CommentReference"/>
        </w:rPr>
        <w:annotationRef/>
      </w:r>
      <w:r>
        <w:t>use term “staged analysis” instead of pre-outcome review</w:t>
      </w:r>
    </w:p>
  </w:comment>
  <w:comment w:id="16" w:author="Andrew Mertens" w:date="2026-05-25T08:25:00Z" w:initials="AM">
    <w:p w14:paraId="58E8B669" w14:textId="3F949735" w:rsidR="00DE5CAE" w:rsidRDefault="00DE5CAE">
      <w:pPr>
        <w:pStyle w:val="CommentText"/>
      </w:pPr>
      <w:r>
        <w:rPr>
          <w:rStyle w:val="CommentReference"/>
        </w:rPr>
        <w:annotationRef/>
      </w:r>
      <w:r>
        <w:t>Frame as applying the causal roadmap to staged analyses, including the addition of outcome-blind simulations, causal sensitivity analyses, and TMLE estimators</w:t>
      </w:r>
    </w:p>
  </w:comment>
  <w:comment w:id="17" w:author="Andrew Mertens" w:date="2026-05-25T08:27:00Z" w:initials="AM">
    <w:p w14:paraId="0C611883" w14:textId="2012F307" w:rsidR="00064DF4" w:rsidRDefault="00064DF4">
      <w:pPr>
        <w:pStyle w:val="CommentText"/>
      </w:pPr>
      <w:r>
        <w:rPr>
          <w:rStyle w:val="CommentReference"/>
        </w:rPr>
        <w:annotationRef/>
      </w:r>
      <w:r>
        <w:t>Right word?</w:t>
      </w:r>
    </w:p>
  </w:comment>
  <w:comment w:id="18" w:author="Andrew Mertens" w:date="2026-05-25T08:29:00Z" w:initials="AM">
    <w:p w14:paraId="032EA490" w14:textId="299D6E7C" w:rsidR="008E0796" w:rsidRDefault="008E0796">
      <w:pPr>
        <w:pStyle w:val="CommentText"/>
      </w:pPr>
      <w:r>
        <w:rPr>
          <w:rStyle w:val="CommentReference"/>
        </w:rPr>
        <w:annotationRef/>
      </w:r>
      <w:r>
        <w:t>Highlight the statistical novelty of the simulation and stress test, but also note that audit trail is an optional addition for analysis transparecy, (also is there a less jargony name than audit-trail?)</w:t>
      </w:r>
    </w:p>
  </w:comment>
  <w:comment w:id="19" w:author="Andrew Mertens" w:date="2026-05-25T08:31:00Z" w:initials="AM">
    <w:p w14:paraId="095015C4" w14:textId="72F98607" w:rsidR="008E0796" w:rsidRDefault="008E0796">
      <w:pPr>
        <w:pStyle w:val="CommentText"/>
      </w:pPr>
      <w:r>
        <w:rPr>
          <w:rStyle w:val="CommentReference"/>
        </w:rPr>
        <w:annotationRef/>
      </w:r>
      <w:r>
        <w:t>Repetative with the above</w:t>
      </w:r>
    </w:p>
  </w:comment>
  <w:comment w:id="20" w:author="Andrew Mertens" w:date="2026-05-25T08:32:00Z" w:initials="AM">
    <w:p w14:paraId="324B5049" w14:textId="0D44969F" w:rsidR="008E0796" w:rsidRDefault="008E0796">
      <w:pPr>
        <w:pStyle w:val="CommentText"/>
      </w:pPr>
      <w:r>
        <w:rPr>
          <w:rStyle w:val="CommentReference"/>
        </w:rPr>
        <w:annotationRef/>
      </w:r>
      <w:r>
        <w:t xml:space="preserve">Too much listing, and somewhat obvious the pacakge can’t do this. Delete this sentence, but just mention this additional layer of oganization in the discussion. </w:t>
      </w:r>
    </w:p>
  </w:comment>
  <w:comment w:id="21" w:author="Andrew Mertens" w:date="2026-05-25T08:24:00Z" w:initials="AM">
    <w:p w14:paraId="399D3F4A" w14:textId="51FCCC80" w:rsidR="00DE5CAE" w:rsidRDefault="00DE5CAE">
      <w:pPr>
        <w:pStyle w:val="CommentText"/>
      </w:pPr>
      <w:r>
        <w:rPr>
          <w:rStyle w:val="CommentReference"/>
        </w:rPr>
        <w:annotationRef/>
      </w:r>
      <w:r>
        <w:t>I don’t think this is true with the outcome blind simulation</w:t>
      </w:r>
    </w:p>
  </w:comment>
  <w:comment w:id="22" w:author="Andrew Mertens" w:date="2026-05-25T08:33:00Z" w:initials="AM">
    <w:p w14:paraId="40FAE84F" w14:textId="3C465988" w:rsidR="008E0796" w:rsidRDefault="008E0796">
      <w:pPr>
        <w:pStyle w:val="CommentText"/>
      </w:pPr>
      <w:r>
        <w:rPr>
          <w:rStyle w:val="CommentReference"/>
        </w:rPr>
        <w:annotationRef/>
      </w:r>
      <w:r>
        <w:t>I don’t like the callout, just make a paragraph</w:t>
      </w:r>
    </w:p>
  </w:comment>
  <w:comment w:id="23" w:author="Andrew Mertens" w:date="2026-05-25T08:33:00Z" w:initials="AM">
    <w:p w14:paraId="3BD1DCAB" w14:textId="7D55A9BA" w:rsidR="00766262" w:rsidRDefault="00766262">
      <w:pPr>
        <w:pStyle w:val="CommentText"/>
      </w:pPr>
      <w:r>
        <w:rPr>
          <w:rStyle w:val="CommentReference"/>
        </w:rPr>
        <w:annotationRef/>
      </w:r>
      <w:r>
        <w:t>Can we just update/organize the software as wrappers that allow the usage of other packages? Especially for the simulation software- the final estimation software should be just added as-is</w:t>
      </w:r>
    </w:p>
  </w:comment>
  <w:comment w:id="25" w:author="Andrew Mertens" w:date="2026-05-25T08:34:00Z" w:initials="AM">
    <w:p w14:paraId="61C559C8" w14:textId="49D9D1E9" w:rsidR="00766262" w:rsidRDefault="00766262">
      <w:pPr>
        <w:pStyle w:val="CommentText"/>
      </w:pPr>
      <w:r>
        <w:rPr>
          <w:rStyle w:val="CommentReference"/>
        </w:rPr>
        <w:annotationRef/>
      </w:r>
      <w:r>
        <w:t>jargony</w:t>
      </w:r>
    </w:p>
  </w:comment>
  <w:comment w:id="26" w:author="Andrew Mertens" w:date="2026-05-25T08:35:00Z" w:initials="AM">
    <w:p w14:paraId="43E43DC9" w14:textId="4787EE22" w:rsidR="00766262" w:rsidRDefault="00766262">
      <w:pPr>
        <w:pStyle w:val="CommentText"/>
      </w:pPr>
      <w:r>
        <w:rPr>
          <w:rStyle w:val="CommentReference"/>
        </w:rPr>
        <w:annotationRef/>
      </w:r>
      <w:r>
        <w:t>list</w:t>
      </w:r>
    </w:p>
  </w:comment>
  <w:comment w:id="27" w:author="Andrew Mertens" w:date="2026-05-25T08:35:00Z" w:initials="AM">
    <w:p w14:paraId="7BF754CF" w14:textId="6276EA09" w:rsidR="00766262" w:rsidRDefault="00766262">
      <w:pPr>
        <w:pStyle w:val="CommentText"/>
      </w:pPr>
      <w:r>
        <w:rPr>
          <w:rStyle w:val="CommentReference"/>
        </w:rPr>
        <w:annotationRef/>
      </w:r>
      <w:r>
        <w:t>jargon-y</w:t>
      </w:r>
    </w:p>
  </w:comment>
  <w:comment w:id="29" w:author="Andrew Mertens" w:date="2026-05-25T08:36:00Z" w:initials="AM">
    <w:p w14:paraId="6D9B1223" w14:textId="2AE412A0" w:rsidR="00BD2207" w:rsidRDefault="00BD2207">
      <w:pPr>
        <w:pStyle w:val="CommentText"/>
      </w:pPr>
      <w:r>
        <w:rPr>
          <w:rStyle w:val="CommentReference"/>
        </w:rPr>
        <w:annotationRef/>
      </w:r>
      <w:r>
        <w:t>don’t say “position inside”, say the package is set up to encourage the analyst to follow the causal roadmap in defining the analysis</w:t>
      </w:r>
    </w:p>
  </w:comment>
  <w:comment w:id="31" w:author="Andrew Mertens" w:date="2026-05-25T08:38:00Z" w:initials="AM">
    <w:p w14:paraId="2CCD9733" w14:textId="662C4272" w:rsidR="00BD2207" w:rsidRDefault="00BD2207">
      <w:pPr>
        <w:pStyle w:val="CommentText"/>
      </w:pPr>
      <w:r>
        <w:rPr>
          <w:rStyle w:val="CommentReference"/>
        </w:rPr>
        <w:annotationRef/>
      </w:r>
      <w:r>
        <w:t>is this table needed? Or if kept, needs to be expanded to document the functions and stages of the munter staged analysis that links to each step of the roadmap</w:t>
      </w:r>
    </w:p>
  </w:comment>
  <w:comment w:id="32" w:author="Andrew Mertens" w:date="2026-05-25T08:42:00Z" w:initials="AM">
    <w:p w14:paraId="5A06442E" w14:textId="7E5FC320" w:rsidR="00C859BB" w:rsidRDefault="00C859BB">
      <w:pPr>
        <w:pStyle w:val="CommentText"/>
      </w:pPr>
      <w:r>
        <w:rPr>
          <w:rStyle w:val="CommentReference"/>
        </w:rPr>
        <w:annotationRef/>
      </w:r>
      <w:r>
        <w:t>This seems unecessary now looking at table 2. For now, move to the suppliment</w:t>
      </w:r>
    </w:p>
  </w:comment>
  <w:comment w:id="33" w:author="Andrew Mertens" w:date="2026-05-25T08:39:00Z" w:initials="AM">
    <w:p w14:paraId="650F7303" w14:textId="13B7469C" w:rsidR="00A54522" w:rsidRDefault="00A54522">
      <w:pPr>
        <w:pStyle w:val="CommentText"/>
      </w:pPr>
      <w:r>
        <w:rPr>
          <w:rStyle w:val="CommentReference"/>
        </w:rPr>
        <w:annotationRef/>
      </w:r>
      <w:r>
        <w:t>Fix- rendering as boxes with “Unsupported markdown list”</w:t>
      </w:r>
    </w:p>
  </w:comment>
  <w:comment w:id="34" w:author="Andrew Mertens" w:date="2026-05-25T08:41:00Z" w:initials="AM">
    <w:p w14:paraId="52732A3B" w14:textId="1827D3B4" w:rsidR="00C65478" w:rsidRDefault="00C65478">
      <w:pPr>
        <w:pStyle w:val="CommentText"/>
      </w:pPr>
      <w:r>
        <w:rPr>
          <w:rStyle w:val="CommentReference"/>
        </w:rPr>
        <w:annotationRef/>
      </w:r>
      <w:r>
        <w:t>I Think this can be a supplimentary figure- a lot of how the staged analysis fits inside clean room governance can be an appendix section</w:t>
      </w:r>
    </w:p>
  </w:comment>
  <w:comment w:id="37" w:author="Andrew Mertens" w:date="2026-05-25T08:44:00Z" w:initials="AM">
    <w:p w14:paraId="3EE241CE" w14:textId="55FFA365" w:rsidR="006963E3" w:rsidRDefault="006963E3">
      <w:pPr>
        <w:pStyle w:val="CommentText"/>
      </w:pPr>
      <w:r>
        <w:rPr>
          <w:rStyle w:val="CommentReference"/>
        </w:rPr>
        <w:annotationRef/>
      </w:r>
      <w:r>
        <w:t>This column is out-of scope for the paper. Just add a paragraph to the discussion linking what the cleanTMLE package does to regulatory expectations, especially from RWE</w:t>
      </w:r>
    </w:p>
  </w:comment>
  <w:comment w:id="38" w:author="Andrew Mertens" w:date="2026-05-25T08:45:00Z" w:initials="AM">
    <w:p w14:paraId="430FBEDD" w14:textId="1A66BD17" w:rsidR="0069459B" w:rsidRDefault="0069459B">
      <w:pPr>
        <w:pStyle w:val="CommentText"/>
      </w:pPr>
      <w:r>
        <w:rPr>
          <w:rStyle w:val="CommentReference"/>
        </w:rPr>
        <w:annotationRef/>
      </w:r>
      <w:r>
        <w:t>Just listing the functions is not understandable to the reader- need to expand the table and write a concise description of what these functions do</w:t>
      </w:r>
    </w:p>
  </w:comment>
  <w:comment w:id="40" w:author="Andrew Mertens" w:date="2026-05-25T08:46:00Z" w:initials="AM">
    <w:p w14:paraId="1F3A0B43" w14:textId="58B5A2CF" w:rsidR="00675FD0" w:rsidRDefault="00675FD0">
      <w:pPr>
        <w:pStyle w:val="CommentText"/>
      </w:pPr>
      <w:r>
        <w:rPr>
          <w:rStyle w:val="CommentReference"/>
        </w:rPr>
        <w:annotationRef/>
      </w:r>
      <w:r>
        <w:t>Add a column of example output from each here</w:t>
      </w:r>
    </w:p>
  </w:comment>
  <w:comment w:id="41" w:author="Andrew Mertens" w:date="2026-05-25T08:47:00Z" w:initials="AM">
    <w:p w14:paraId="7FA6A9FA" w14:textId="34A4C51C" w:rsidR="002D2302" w:rsidRDefault="002D2302">
      <w:pPr>
        <w:pStyle w:val="CommentText"/>
      </w:pPr>
      <w:r>
        <w:rPr>
          <w:rStyle w:val="CommentReference"/>
        </w:rPr>
        <w:annotationRef/>
      </w:r>
      <w:r>
        <w:t>I think this doesn’t fit as a table entry</w:t>
      </w:r>
    </w:p>
  </w:comment>
  <w:comment w:id="43" w:author="Andrew Mertens" w:date="2026-05-25T08:49:00Z" w:initials="AM">
    <w:p w14:paraId="4A3594FD" w14:textId="49F4949D" w:rsidR="009D076A" w:rsidRDefault="009D076A">
      <w:pPr>
        <w:pStyle w:val="CommentText"/>
      </w:pPr>
      <w:r>
        <w:rPr>
          <w:rStyle w:val="CommentReference"/>
        </w:rPr>
        <w:annotationRef/>
      </w:r>
      <w:r>
        <w:t>I think before this section, aquick walkthrough of how the package is used (on the rescueco case study) would help the reader understand the workflow and output before discussing why this approach fits regulatory guidance and the roadmap through this and the next section</w:t>
      </w:r>
    </w:p>
  </w:comment>
  <w:comment w:id="45" w:author="Andrew Mertens" w:date="2026-05-25T08:47:00Z" w:initials="AM">
    <w:p w14:paraId="568A00BB" w14:textId="30CE4B00" w:rsidR="009D076A" w:rsidRDefault="009D076A">
      <w:pPr>
        <w:pStyle w:val="CommentText"/>
      </w:pPr>
      <w:r>
        <w:rPr>
          <w:rStyle w:val="CommentReference"/>
        </w:rPr>
        <w:annotationRef/>
      </w:r>
      <w:r>
        <w:t>I think example psuedocode and analysis output is needed here and every time a function is introduced</w:t>
      </w:r>
    </w:p>
  </w:comment>
  <w:comment w:id="51" w:author="Andrew Mertens" w:date="2026-05-25T08:51:00Z" w:initials="AM">
    <w:p w14:paraId="228F9DCB" w14:textId="1F8D097A" w:rsidR="004F0A38" w:rsidRDefault="004F0A38">
      <w:pPr>
        <w:pStyle w:val="CommentText"/>
      </w:pPr>
      <w:r>
        <w:rPr>
          <w:rStyle w:val="CommentReference"/>
        </w:rPr>
        <w:annotationRef/>
      </w:r>
      <w:r>
        <w:t>Is this the right description? Muntner is pretty formal, and the other two are causal roadmap publications</w:t>
      </w:r>
    </w:p>
  </w:comment>
  <w:comment w:id="58" w:author="Andrew Mertens" w:date="2026-05-25T08:54:00Z" w:initials="AM">
    <w:p w14:paraId="71DC6975" w14:textId="7EE24403" w:rsidR="00FC18AE" w:rsidRDefault="00FC18AE">
      <w:pPr>
        <w:pStyle w:val="CommentText"/>
      </w:pPr>
      <w:r>
        <w:rPr>
          <w:rStyle w:val="CommentReference"/>
        </w:rPr>
        <w:annotationRef/>
      </w:r>
      <w:r>
        <w:t>Just cite this manuscript, don’t refer to it as the FIORD manuscript</w:t>
      </w:r>
    </w:p>
  </w:comment>
  <w:comment w:id="60" w:author="Andrew Mertens" w:date="2026-05-25T08:54:00Z" w:initials="AM">
    <w:p w14:paraId="20881DA6" w14:textId="690BEC08" w:rsidR="00D72C32" w:rsidRDefault="00D72C32">
      <w:pPr>
        <w:pStyle w:val="CommentText"/>
      </w:pPr>
      <w:r>
        <w:rPr>
          <w:rStyle w:val="CommentReference"/>
        </w:rPr>
        <w:annotationRef/>
      </w:r>
      <w:r>
        <w:t>Don’t use bullet points</w:t>
      </w:r>
    </w:p>
  </w:comment>
  <w:comment w:id="92" w:author="Andrew Mertens" w:date="2026-05-25T07:52:00Z" w:initials="AM">
    <w:p w14:paraId="6DBE7390" w14:textId="7A6E2F0F" w:rsidR="00413369" w:rsidRDefault="00413369">
      <w:pPr>
        <w:pStyle w:val="CommentText"/>
      </w:pPr>
      <w:r>
        <w:rPr>
          <w:rStyle w:val="CommentReference"/>
        </w:rPr>
        <w:annotationRef/>
      </w:r>
      <w:r>
        <w:t>Compare to the main results</w:t>
      </w:r>
    </w:p>
  </w:comment>
  <w:comment w:id="94" w:author="Andrew Mertens" w:date="2026-05-25T07:52:00Z" w:initials="AM">
    <w:p w14:paraId="26DED954" w14:textId="2AB3465E" w:rsidR="00413369" w:rsidRDefault="00413369">
      <w:pPr>
        <w:pStyle w:val="CommentText"/>
      </w:pPr>
      <w:r>
        <w:rPr>
          <w:rStyle w:val="CommentReference"/>
        </w:rPr>
        <w:annotationRef/>
      </w:r>
      <w:r>
        <w:t>Talk about it as a real evidence-generating case study</w:t>
      </w:r>
    </w:p>
  </w:comment>
  <w:comment w:id="96" w:author="Andrew Mertens" w:date="2026-05-25T07:53:00Z" w:initials="AM">
    <w:p w14:paraId="2F9A4730" w14:textId="1251DEA7" w:rsidR="007225FE" w:rsidRDefault="007225FE">
      <w:pPr>
        <w:pStyle w:val="CommentText"/>
      </w:pPr>
      <w:r>
        <w:rPr>
          <w:rStyle w:val="CommentReference"/>
        </w:rPr>
        <w:annotationRef/>
      </w:r>
      <w:r>
        <w:t>put in suppliment</w:t>
      </w:r>
    </w:p>
  </w:comment>
  <w:comment w:id="97" w:author="Andrew Mertens" w:date="2026-05-25T07:53:00Z" w:initials="AM">
    <w:p w14:paraId="141FBAA1" w14:textId="5703391E" w:rsidR="007225FE" w:rsidRDefault="007225FE">
      <w:pPr>
        <w:pStyle w:val="CommentText"/>
      </w:pPr>
      <w:r>
        <w:rPr>
          <w:rStyle w:val="CommentReference"/>
        </w:rPr>
        <w:annotationRef/>
      </w:r>
      <w:r>
        <w:t>is this a muntner term? If not, use a less jargony name</w:t>
      </w:r>
    </w:p>
  </w:comment>
  <w:comment w:id="98" w:author="Andrew Mertens" w:date="2026-05-25T07:53:00Z" w:initials="AM">
    <w:p w14:paraId="70103F9E" w14:textId="6223E2F2" w:rsidR="00413369" w:rsidRDefault="00413369">
      <w:pPr>
        <w:pStyle w:val="CommentText"/>
      </w:pPr>
      <w:r>
        <w:rPr>
          <w:rStyle w:val="CommentReference"/>
        </w:rPr>
        <w:annotationRef/>
      </w:r>
      <w:r>
        <w:t>cite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8BE473" w15:done="0"/>
  <w15:commentEx w15:paraId="6DD6F5E2" w15:done="0"/>
  <w15:commentEx w15:paraId="3251FFAD" w15:done="0"/>
  <w15:commentEx w15:paraId="4A6E8036" w15:done="0"/>
  <w15:commentEx w15:paraId="0105D046" w15:done="0"/>
  <w15:commentEx w15:paraId="2F8FA1F3" w15:done="0"/>
  <w15:commentEx w15:paraId="0AC75315" w15:done="0"/>
  <w15:commentEx w15:paraId="09192675" w15:done="0"/>
  <w15:commentEx w15:paraId="66019AF2" w15:done="0"/>
  <w15:commentEx w15:paraId="7159F4B6" w15:done="0"/>
  <w15:commentEx w15:paraId="58E8B669" w15:done="0"/>
  <w15:commentEx w15:paraId="0C611883" w15:done="0"/>
  <w15:commentEx w15:paraId="032EA490" w15:done="0"/>
  <w15:commentEx w15:paraId="095015C4" w15:done="0"/>
  <w15:commentEx w15:paraId="324B5049" w15:done="0"/>
  <w15:commentEx w15:paraId="399D3F4A" w15:done="0"/>
  <w15:commentEx w15:paraId="40FAE84F" w15:done="0"/>
  <w15:commentEx w15:paraId="3BD1DCAB" w15:done="0"/>
  <w15:commentEx w15:paraId="61C559C8" w15:done="0"/>
  <w15:commentEx w15:paraId="43E43DC9" w15:done="0"/>
  <w15:commentEx w15:paraId="7BF754CF" w15:done="0"/>
  <w15:commentEx w15:paraId="6D9B1223" w15:done="0"/>
  <w15:commentEx w15:paraId="2CCD9733" w15:done="0"/>
  <w15:commentEx w15:paraId="5A06442E" w15:paraIdParent="2CCD9733" w15:done="0"/>
  <w15:commentEx w15:paraId="650F7303" w15:done="0"/>
  <w15:commentEx w15:paraId="52732A3B" w15:done="0"/>
  <w15:commentEx w15:paraId="3EE241CE" w15:done="0"/>
  <w15:commentEx w15:paraId="430FBEDD" w15:done="0"/>
  <w15:commentEx w15:paraId="1F3A0B43" w15:done="0"/>
  <w15:commentEx w15:paraId="7FA6A9FA" w15:done="0"/>
  <w15:commentEx w15:paraId="4A3594FD" w15:done="0"/>
  <w15:commentEx w15:paraId="568A00BB" w15:done="0"/>
  <w15:commentEx w15:paraId="228F9DCB" w15:done="0"/>
  <w15:commentEx w15:paraId="71DC6975" w15:done="0"/>
  <w15:commentEx w15:paraId="20881DA6" w15:done="0"/>
  <w15:commentEx w15:paraId="6DBE7390" w15:done="0"/>
  <w15:commentEx w15:paraId="26DED954" w15:done="0"/>
  <w15:commentEx w15:paraId="2F9A4730" w15:done="0"/>
  <w15:commentEx w15:paraId="141FBAA1" w15:done="0"/>
  <w15:commentEx w15:paraId="70103F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7692B4" w16cex:dateUtc="2026-05-25T14:49:00Z"/>
  <w16cex:commentExtensible w16cex:durableId="7CFF9C5C" w16cex:dateUtc="2026-05-25T14:50:00Z"/>
  <w16cex:commentExtensible w16cex:durableId="7F64E303" w16cex:dateUtc="2026-05-25T15:03:00Z"/>
  <w16cex:commentExtensible w16cex:durableId="7581D718" w16cex:dateUtc="2026-05-25T15:21:00Z"/>
  <w16cex:commentExtensible w16cex:durableId="09E32F63" w16cex:dateUtc="2026-05-25T15:15:00Z"/>
  <w16cex:commentExtensible w16cex:durableId="24FFB5B6" w16cex:dateUtc="2026-05-25T15:15:00Z"/>
  <w16cex:commentExtensible w16cex:durableId="1AFC5538" w16cex:dateUtc="2026-05-25T15:16:00Z"/>
  <w16cex:commentExtensible w16cex:durableId="1BEE32F0" w16cex:dateUtc="2026-05-25T15:16:00Z"/>
  <w16cex:commentExtensible w16cex:durableId="0201DA90" w16cex:dateUtc="2026-05-25T15:17:00Z"/>
  <w16cex:commentExtensible w16cex:durableId="03CFDA3B" w16cex:dateUtc="2026-05-25T15:21:00Z"/>
  <w16cex:commentExtensible w16cex:durableId="0526C5E9" w16cex:dateUtc="2026-05-25T15:25:00Z"/>
  <w16cex:commentExtensible w16cex:durableId="2A8E234C" w16cex:dateUtc="2026-05-25T15:27:00Z"/>
  <w16cex:commentExtensible w16cex:durableId="3AAA116B" w16cex:dateUtc="2026-05-25T15:29:00Z"/>
  <w16cex:commentExtensible w16cex:durableId="75885C9C" w16cex:dateUtc="2026-05-25T15:31:00Z"/>
  <w16cex:commentExtensible w16cex:durableId="0399D899" w16cex:dateUtc="2026-05-25T15:32:00Z"/>
  <w16cex:commentExtensible w16cex:durableId="4AB01B38" w16cex:dateUtc="2026-05-25T15:24:00Z"/>
  <w16cex:commentExtensible w16cex:durableId="7BA93D22" w16cex:dateUtc="2026-05-25T15:33:00Z"/>
  <w16cex:commentExtensible w16cex:durableId="65342B8E" w16cex:dateUtc="2026-05-25T15:33:00Z"/>
  <w16cex:commentExtensible w16cex:durableId="4F0C5214" w16cex:dateUtc="2026-05-25T15:34:00Z"/>
  <w16cex:commentExtensible w16cex:durableId="2539568F" w16cex:dateUtc="2026-05-25T15:35:00Z"/>
  <w16cex:commentExtensible w16cex:durableId="4D3F70F6" w16cex:dateUtc="2026-05-25T15:35:00Z"/>
  <w16cex:commentExtensible w16cex:durableId="224A5EBF" w16cex:dateUtc="2026-05-25T15:36:00Z"/>
  <w16cex:commentExtensible w16cex:durableId="050078E4" w16cex:dateUtc="2026-05-25T15:38:00Z"/>
  <w16cex:commentExtensible w16cex:durableId="4C99BE45" w16cex:dateUtc="2026-05-25T15:42:00Z"/>
  <w16cex:commentExtensible w16cex:durableId="4D8BE313" w16cex:dateUtc="2026-05-25T15:39:00Z"/>
  <w16cex:commentExtensible w16cex:durableId="64115FC6" w16cex:dateUtc="2026-05-25T15:41:00Z"/>
  <w16cex:commentExtensible w16cex:durableId="36AE3D8A" w16cex:dateUtc="2026-05-25T15:44:00Z"/>
  <w16cex:commentExtensible w16cex:durableId="431B0D1F" w16cex:dateUtc="2026-05-25T15:45:00Z"/>
  <w16cex:commentExtensible w16cex:durableId="2753F91B" w16cex:dateUtc="2026-05-25T15:46:00Z"/>
  <w16cex:commentExtensible w16cex:durableId="59465982" w16cex:dateUtc="2026-05-25T15:47:00Z"/>
  <w16cex:commentExtensible w16cex:durableId="3710D2A9" w16cex:dateUtc="2026-05-25T15:49:00Z"/>
  <w16cex:commentExtensible w16cex:durableId="7930DE83" w16cex:dateUtc="2026-05-25T15:47:00Z"/>
  <w16cex:commentExtensible w16cex:durableId="1EFFEA8C" w16cex:dateUtc="2026-05-25T15:51:00Z"/>
  <w16cex:commentExtensible w16cex:durableId="3DF29CEF" w16cex:dateUtc="2026-05-25T15:54:00Z"/>
  <w16cex:commentExtensible w16cex:durableId="7E4A29C0" w16cex:dateUtc="2026-05-25T15:54:00Z"/>
  <w16cex:commentExtensible w16cex:durableId="32A12C38" w16cex:dateUtc="2026-05-25T14:52:00Z"/>
  <w16cex:commentExtensible w16cex:durableId="426887D1" w16cex:dateUtc="2026-05-25T14:52:00Z"/>
  <w16cex:commentExtensible w16cex:durableId="75DAC604" w16cex:dateUtc="2026-05-25T14:53:00Z"/>
  <w16cex:commentExtensible w16cex:durableId="5A9D6F0F" w16cex:dateUtc="2026-05-25T14:53:00Z"/>
  <w16cex:commentExtensible w16cex:durableId="569E4D6E" w16cex:dateUtc="2026-05-25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8BE473" w16cid:durableId="377692B4"/>
  <w16cid:commentId w16cid:paraId="6DD6F5E2" w16cid:durableId="7CFF9C5C"/>
  <w16cid:commentId w16cid:paraId="3251FFAD" w16cid:durableId="7F64E303"/>
  <w16cid:commentId w16cid:paraId="4A6E8036" w16cid:durableId="7581D718"/>
  <w16cid:commentId w16cid:paraId="0105D046" w16cid:durableId="09E32F63"/>
  <w16cid:commentId w16cid:paraId="2F8FA1F3" w16cid:durableId="24FFB5B6"/>
  <w16cid:commentId w16cid:paraId="0AC75315" w16cid:durableId="1AFC5538"/>
  <w16cid:commentId w16cid:paraId="09192675" w16cid:durableId="1BEE32F0"/>
  <w16cid:commentId w16cid:paraId="66019AF2" w16cid:durableId="0201DA90"/>
  <w16cid:commentId w16cid:paraId="7159F4B6" w16cid:durableId="03CFDA3B"/>
  <w16cid:commentId w16cid:paraId="58E8B669" w16cid:durableId="0526C5E9"/>
  <w16cid:commentId w16cid:paraId="0C611883" w16cid:durableId="2A8E234C"/>
  <w16cid:commentId w16cid:paraId="032EA490" w16cid:durableId="3AAA116B"/>
  <w16cid:commentId w16cid:paraId="095015C4" w16cid:durableId="75885C9C"/>
  <w16cid:commentId w16cid:paraId="324B5049" w16cid:durableId="0399D899"/>
  <w16cid:commentId w16cid:paraId="399D3F4A" w16cid:durableId="4AB01B38"/>
  <w16cid:commentId w16cid:paraId="40FAE84F" w16cid:durableId="7BA93D22"/>
  <w16cid:commentId w16cid:paraId="3BD1DCAB" w16cid:durableId="65342B8E"/>
  <w16cid:commentId w16cid:paraId="61C559C8" w16cid:durableId="4F0C5214"/>
  <w16cid:commentId w16cid:paraId="43E43DC9" w16cid:durableId="2539568F"/>
  <w16cid:commentId w16cid:paraId="7BF754CF" w16cid:durableId="4D3F70F6"/>
  <w16cid:commentId w16cid:paraId="6D9B1223" w16cid:durableId="224A5EBF"/>
  <w16cid:commentId w16cid:paraId="2CCD9733" w16cid:durableId="050078E4"/>
  <w16cid:commentId w16cid:paraId="5A06442E" w16cid:durableId="4C99BE45"/>
  <w16cid:commentId w16cid:paraId="650F7303" w16cid:durableId="4D8BE313"/>
  <w16cid:commentId w16cid:paraId="52732A3B" w16cid:durableId="64115FC6"/>
  <w16cid:commentId w16cid:paraId="3EE241CE" w16cid:durableId="36AE3D8A"/>
  <w16cid:commentId w16cid:paraId="430FBEDD" w16cid:durableId="431B0D1F"/>
  <w16cid:commentId w16cid:paraId="1F3A0B43" w16cid:durableId="2753F91B"/>
  <w16cid:commentId w16cid:paraId="7FA6A9FA" w16cid:durableId="59465982"/>
  <w16cid:commentId w16cid:paraId="4A3594FD" w16cid:durableId="3710D2A9"/>
  <w16cid:commentId w16cid:paraId="568A00BB" w16cid:durableId="7930DE83"/>
  <w16cid:commentId w16cid:paraId="228F9DCB" w16cid:durableId="1EFFEA8C"/>
  <w16cid:commentId w16cid:paraId="71DC6975" w16cid:durableId="3DF29CEF"/>
  <w16cid:commentId w16cid:paraId="20881DA6" w16cid:durableId="7E4A29C0"/>
  <w16cid:commentId w16cid:paraId="6DBE7390" w16cid:durableId="32A12C38"/>
  <w16cid:commentId w16cid:paraId="26DED954" w16cid:durableId="426887D1"/>
  <w16cid:commentId w16cid:paraId="2F9A4730" w16cid:durableId="75DAC604"/>
  <w16cid:commentId w16cid:paraId="141FBAA1" w16cid:durableId="5A9D6F0F"/>
  <w16cid:commentId w16cid:paraId="70103F9E" w16cid:durableId="569E4D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8486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8A80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E7837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5563214">
    <w:abstractNumId w:val="0"/>
  </w:num>
  <w:num w:numId="2" w16cid:durableId="1356536753">
    <w:abstractNumId w:val="1"/>
  </w:num>
  <w:num w:numId="3" w16cid:durableId="222301518">
    <w:abstractNumId w:val="1"/>
  </w:num>
  <w:num w:numId="4" w16cid:durableId="624625805">
    <w:abstractNumId w:val="1"/>
  </w:num>
  <w:num w:numId="5" w16cid:durableId="431973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974154">
    <w:abstractNumId w:val="1"/>
  </w:num>
  <w:num w:numId="7" w16cid:durableId="1375034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7520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Mertens">
    <w15:presenceInfo w15:providerId="AD" w15:userId="S::amertens@BERKELEY.EDU::40cc52c3-f288-42ba-b8ef-bfc4fa2900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4489"/>
    <w:rsid w:val="00064DF4"/>
    <w:rsid w:val="002D2302"/>
    <w:rsid w:val="00413369"/>
    <w:rsid w:val="00433112"/>
    <w:rsid w:val="004F0A38"/>
    <w:rsid w:val="00675FD0"/>
    <w:rsid w:val="0069459B"/>
    <w:rsid w:val="006963E3"/>
    <w:rsid w:val="007225FE"/>
    <w:rsid w:val="00766262"/>
    <w:rsid w:val="008505CD"/>
    <w:rsid w:val="008E0796"/>
    <w:rsid w:val="009C7B09"/>
    <w:rsid w:val="009D076A"/>
    <w:rsid w:val="00A54522"/>
    <w:rsid w:val="00BD2207"/>
    <w:rsid w:val="00C65478"/>
    <w:rsid w:val="00C859BB"/>
    <w:rsid w:val="00D72C32"/>
    <w:rsid w:val="00DE5CAE"/>
    <w:rsid w:val="00E8589E"/>
    <w:rsid w:val="00EB22D0"/>
    <w:rsid w:val="00F63B5B"/>
    <w:rsid w:val="00FC18AE"/>
    <w:rsid w:val="00FD4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D33A"/>
  <w15:docId w15:val="{F7623736-8F2C-49AD-95B0-C32A3CE8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EB22D0"/>
    <w:rPr>
      <w:sz w:val="16"/>
      <w:szCs w:val="16"/>
    </w:rPr>
  </w:style>
  <w:style w:type="paragraph" w:styleId="CommentText">
    <w:name w:val="annotation text"/>
    <w:basedOn w:val="Normal"/>
    <w:link w:val="CommentTextChar"/>
    <w:rsid w:val="00EB22D0"/>
    <w:rPr>
      <w:sz w:val="20"/>
      <w:szCs w:val="20"/>
    </w:rPr>
  </w:style>
  <w:style w:type="character" w:customStyle="1" w:styleId="CommentTextChar">
    <w:name w:val="Comment Text Char"/>
    <w:basedOn w:val="DefaultParagraphFont"/>
    <w:link w:val="CommentText"/>
    <w:rsid w:val="00EB22D0"/>
    <w:rPr>
      <w:sz w:val="20"/>
      <w:szCs w:val="20"/>
    </w:rPr>
  </w:style>
  <w:style w:type="paragraph" w:styleId="CommentSubject">
    <w:name w:val="annotation subject"/>
    <w:basedOn w:val="CommentText"/>
    <w:next w:val="CommentText"/>
    <w:link w:val="CommentSubjectChar"/>
    <w:rsid w:val="00EB22D0"/>
    <w:rPr>
      <w:b/>
      <w:bCs/>
    </w:rPr>
  </w:style>
  <w:style w:type="character" w:customStyle="1" w:styleId="CommentSubjectChar">
    <w:name w:val="Comment Subject Char"/>
    <w:basedOn w:val="CommentTextChar"/>
    <w:link w:val="CommentSubject"/>
    <w:rsid w:val="00EB22D0"/>
    <w:rPr>
      <w:b/>
      <w:bCs/>
      <w:sz w:val="20"/>
      <w:szCs w:val="20"/>
    </w:rPr>
  </w:style>
  <w:style w:type="paragraph" w:styleId="Revision">
    <w:name w:val="Revision"/>
    <w:hidden/>
    <w:rsid w:val="0041336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7/cts.2023.635" TargetMode="External"/><Relationship Id="rId39" Type="http://schemas.openxmlformats.org/officeDocument/2006/relationships/hyperlink" Target="https://doi.org/10.1007/978-1-4419-9782-1" TargetMode="External"/><Relationship Id="rId21" Type="http://schemas.openxmlformats.org/officeDocument/2006/relationships/hyperlink" Target="https://github.com/amertens/cleanTMLE" TargetMode="External"/><Relationship Id="rId34" Type="http://schemas.openxmlformats.org/officeDocument/2006/relationships/hyperlink" Target="https://doi.org/10.1186/s12874-024-02244-z" TargetMode="External"/><Relationship Id="rId42" Type="http://schemas.openxmlformats.org/officeDocument/2006/relationships/hyperlink" Target="https://doi.org/10.1002/pds.5623" TargetMode="External"/><Relationship Id="rId47" Type="http://schemas.openxmlformats.org/officeDocument/2006/relationships/hyperlink" Target="https://doi.org/10.1097/EDE.0000000000000078" TargetMode="External"/><Relationship Id="rId50" Type="http://schemas.openxmlformats.org/officeDocument/2006/relationships/hyperlink" Target="https://doi.org/10.1093/aje/kww165" TargetMode="External"/><Relationship Id="rId55" Type="http://schemas.openxmlformats.org/officeDocument/2006/relationships/hyperlink" Target="https://www.fda.gov/regulatory-information/search-fda-guidance-documents/real-world-evidence-considerations-regarding-non-interventional-studies-drug-and-biological-products"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www.ema.europa.eu/en/about-us/how-we-work/big-data/real-world-evidence" TargetMode="External"/><Relationship Id="rId11" Type="http://schemas.openxmlformats.org/officeDocument/2006/relationships/image" Target="media/image3.png"/><Relationship Id="rId24" Type="http://schemas.openxmlformats.org/officeDocument/2006/relationships/hyperlink" Target="https://doi.org/10.1136/bmj-2024-080483" TargetMode="External"/><Relationship Id="rId32" Type="http://schemas.openxmlformats.org/officeDocument/2006/relationships/hyperlink" Target="https://doi.org/10.1002/cpt.2883" TargetMode="External"/><Relationship Id="rId37" Type="http://schemas.openxmlformats.org/officeDocument/2006/relationships/hyperlink" Target="https://doi.org/10.13063/2327-9214.1244" TargetMode="External"/><Relationship Id="rId40" Type="http://schemas.openxmlformats.org/officeDocument/2006/relationships/hyperlink" Target="https://doi.org/10.2202/1557-4679.1043" TargetMode="External"/><Relationship Id="rId45" Type="http://schemas.openxmlformats.org/officeDocument/2006/relationships/hyperlink" Target="https://doi.org/10.1002/pds.5770" TargetMode="External"/><Relationship Id="rId53" Type="http://schemas.openxmlformats.org/officeDocument/2006/relationships/hyperlink" Target="https://www.fda.gov/regulatory-information/search-fda-guidance-documents/considerations-use-real-world-data-and-real-world-evidence-support-regulatory-decision-making-drug" TargetMode="External"/><Relationship Id="rId58" Type="http://schemas.openxmlformats.org/officeDocument/2006/relationships/hyperlink" Target="https://doi.org/10.1002/pds.5642" TargetMode="External"/><Relationship Id="rId5" Type="http://schemas.openxmlformats.org/officeDocument/2006/relationships/comments" Target="comment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github.com/amertens/clean-room-sim" TargetMode="External"/><Relationship Id="rId27" Type="http://schemas.openxmlformats.org/officeDocument/2006/relationships/hyperlink" Target="https://doi.org/10.1515/ijb-2013-0004" TargetMode="External"/><Relationship Id="rId30" Type="http://schemas.openxmlformats.org/officeDocument/2006/relationships/hyperlink" Target="https://doi.org/10.1016/j.csda.2013.10.018" TargetMode="External"/><Relationship Id="rId35" Type="http://schemas.openxmlformats.org/officeDocument/2006/relationships/hyperlink" Target="https://doi.org/10.1093/aje/kwv254" TargetMode="External"/><Relationship Id="rId43" Type="http://schemas.openxmlformats.org/officeDocument/2006/relationships/hyperlink" Target="https://doi.org/10.1097/EDE.0b013e3181d61eeb" TargetMode="External"/><Relationship Id="rId48" Type="http://schemas.openxmlformats.org/officeDocument/2006/relationships/hyperlink" Target="https://doi.org/10.1093/ije/dyad023" TargetMode="External"/><Relationship Id="rId56" Type="http://schemas.openxmlformats.org/officeDocument/2006/relationships/hyperlink" Target="https://doi.org/10.7326/M16-2607" TargetMode="External"/><Relationship Id="rId8" Type="http://schemas.microsoft.com/office/2018/08/relationships/commentsExtensible" Target="commentsExtensible.xml"/><Relationship Id="rId51" Type="http://schemas.openxmlformats.org/officeDocument/2006/relationships/hyperlink" Target="https://www.fda.gov/media/120060/download"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ectj.12097" TargetMode="External"/><Relationship Id="rId33" Type="http://schemas.openxmlformats.org/officeDocument/2006/relationships/hyperlink" Target="https://doi.org/10.1080/19466315.2022.2116104" TargetMode="External"/><Relationship Id="rId38" Type="http://schemas.openxmlformats.org/officeDocument/2006/relationships/hyperlink" Target="https://doi.org/10.2202/1544-6115.1309" TargetMode="External"/><Relationship Id="rId46" Type="http://schemas.openxmlformats.org/officeDocument/2006/relationships/hyperlink" Target="https://www.nice.org.uk/corporate/ecd9"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doi.org/10.1093/ije/dyu149" TargetMode="External"/><Relationship Id="rId54" Type="http://schemas.openxmlformats.org/officeDocument/2006/relationships/hyperlink" Target="https://www.fda.gov/regulatory-information/search-fda-guidance-documents/real-world-data-assessing-electronic-health-records-and-medical-claims-data-support-regulatory"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7.png"/><Relationship Id="rId23" Type="http://schemas.openxmlformats.org/officeDocument/2006/relationships/hyperlink" Target="https://doi.org/10.1002/sim.3697" TargetMode="External"/><Relationship Id="rId28" Type="http://schemas.openxmlformats.org/officeDocument/2006/relationships/hyperlink" Target="https://www.ema.europa.eu/en/guideline-registry-based-studies-scientific-guideline" TargetMode="External"/><Relationship Id="rId36" Type="http://schemas.openxmlformats.org/officeDocument/2006/relationships/hyperlink" Target="https://doi.org/10.1093/aje/kwv254" TargetMode="External"/><Relationship Id="rId49" Type="http://schemas.openxmlformats.org/officeDocument/2006/relationships/hyperlink" Target="https://www.R-project.org/" TargetMode="External"/><Relationship Id="rId57" Type="http://schemas.openxmlformats.org/officeDocument/2006/relationships/hyperlink" Target="https://doi.org/10.1136/bmj.m4856" TargetMode="External"/><Relationship Id="rId10" Type="http://schemas.openxmlformats.org/officeDocument/2006/relationships/image" Target="media/image2.png"/><Relationship Id="rId31" Type="http://schemas.openxmlformats.org/officeDocument/2006/relationships/hyperlink" Target="https://doi.org/10.1002/cpt.2466" TargetMode="External"/><Relationship Id="rId44" Type="http://schemas.openxmlformats.org/officeDocument/2006/relationships/hyperlink" Target="https://doi.org/10.1002/cpt.2399" TargetMode="External"/><Relationship Id="rId52" Type="http://schemas.openxmlformats.org/officeDocument/2006/relationships/hyperlink" Target="https://www.fda.gov/regulatory-information/search-fda-guidance-documents/real-world-data-assessing-registries-support-regulatory-decision-making-drug-and-biological-products" TargetMode="External"/><Relationship Id="rId60"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68</Pages>
  <Words>21712</Words>
  <Characters>123762</Characters>
  <Application>Microsoft Office Word</Application>
  <DocSecurity>0</DocSecurity>
  <Lines>1031</Lines>
  <Paragraphs>290</Paragraphs>
  <ScaleCrop>false</ScaleCrop>
  <Company/>
  <LinksUpToDate>false</LinksUpToDate>
  <CharactersWithSpaces>145184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cleanTMLE: An R Package for Staged, Outcome-Blind Targeted Learning with Plasmode Data-Quality Stress Testing</dc:title>
  <dc:creator>Andrew Mertens</dc:creator>
  <cp:keywords/>
  <cp:lastModifiedBy>Andrew Mertens</cp:lastModifiedBy>
  <cp:revision>24</cp:revision>
  <dcterms:created xsi:type="dcterms:W3CDTF">2026-05-25T14:49:00Z</dcterms:created>
  <dcterms:modified xsi:type="dcterms:W3CDTF">2026-05-25T15:54:00Z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hanging-indent">
    <vt:lpwstr>True</vt:lpwstr>
  </property>
  <property fmtid="{D5CDD505-2E9C-101B-9397-08002B2CF9AE}" pid="9" name="date">
    <vt:lpwstr>2026-05-11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